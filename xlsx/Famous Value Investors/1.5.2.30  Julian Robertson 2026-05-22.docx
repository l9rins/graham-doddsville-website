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2E2EEB75" w:rsidR="00130275" w:rsidRDefault="00D46ADF" w:rsidP="00130275">
      <w:r w:rsidRPr="007A2241">
        <w:rPr>
          <w:b/>
          <w:bCs/>
          <w:sz w:val="32"/>
          <w:szCs w:val="32"/>
        </w:rPr>
        <w:t>JULIAN ROBERTSON</w:t>
      </w:r>
    </w:p>
    <w:p w14:paraId="590513F7" w14:textId="33F0DAE1" w:rsidR="00130275" w:rsidRDefault="007C12FD" w:rsidP="00130275">
      <w:r>
        <w:tab/>
      </w:r>
    </w:p>
    <w:p w14:paraId="779F18DD" w14:textId="77777777" w:rsidR="00F96967" w:rsidRDefault="00F96967" w:rsidP="00130275"/>
    <w:p w14:paraId="51656F2A" w14:textId="77777777" w:rsidR="007A2241" w:rsidRPr="007A2241" w:rsidRDefault="007A2241" w:rsidP="007A2241">
      <w:pPr>
        <w:jc w:val="both"/>
        <w:rPr>
          <w:b/>
          <w:bCs/>
          <w:sz w:val="24"/>
          <w:szCs w:val="24"/>
          <w:lang w:val="en-US"/>
        </w:rPr>
      </w:pPr>
      <w:r w:rsidRPr="007A2241">
        <w:rPr>
          <w:b/>
          <w:bCs/>
          <w:sz w:val="24"/>
          <w:szCs w:val="24"/>
          <w:lang w:val="en-US"/>
        </w:rPr>
        <w:t>Julian Robertson was a legendary hedge fund manager who founded Tiger Management in 1980, pioneering the long-short equity strategy. His fund peaked at $22 billion and launched the careers of many “Tiger Cubs.” Known as the “Wizard of Wall Street,” he donated over $2 billion to philanthropy.</w:t>
      </w:r>
    </w:p>
    <w:p w14:paraId="5EAF1682" w14:textId="77777777" w:rsidR="00167ABD" w:rsidRDefault="00167ABD" w:rsidP="00130275"/>
    <w:p w14:paraId="6EC5F2B0" w14:textId="6F753E35" w:rsidR="00130275" w:rsidRPr="00292CBE" w:rsidRDefault="001C3D73"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4436143B" w14:textId="51F6CB59" w:rsidR="00715739" w:rsidRPr="00715739" w:rsidRDefault="00715739" w:rsidP="00F96967">
      <w:pPr>
        <w:jc w:val="both"/>
        <w:rPr>
          <w:sz w:val="20"/>
          <w:szCs w:val="20"/>
          <w:lang w:val="en-US"/>
        </w:rPr>
      </w:pPr>
      <w:r w:rsidRPr="00715739">
        <w:rPr>
          <w:sz w:val="20"/>
          <w:szCs w:val="20"/>
          <w:lang w:val="en-US"/>
        </w:rPr>
        <w:t xml:space="preserve">Julian </w:t>
      </w:r>
      <w:ins w:id="0" w:author="Nuraena Abad" w:date="2026-05-22T13:48:00Z" w16du:dateUtc="2026-05-22T03:48:00Z">
        <w:r w:rsidR="00543062">
          <w:rPr>
            <w:sz w:val="20"/>
            <w:szCs w:val="20"/>
            <w:lang w:val="en-US"/>
          </w:rPr>
          <w:t>Hart</w:t>
        </w:r>
      </w:ins>
      <w:ins w:id="1" w:author="Nuraena Abad" w:date="2026-05-22T13:49:00Z" w16du:dateUtc="2026-05-22T03:49:00Z">
        <w:r w:rsidR="00543062">
          <w:rPr>
            <w:sz w:val="20"/>
            <w:szCs w:val="20"/>
            <w:lang w:val="en-US"/>
          </w:rPr>
          <w:t xml:space="preserve"> </w:t>
        </w:r>
      </w:ins>
      <w:r w:rsidRPr="00715739">
        <w:rPr>
          <w:sz w:val="20"/>
          <w:szCs w:val="20"/>
          <w:lang w:val="en-US"/>
        </w:rPr>
        <w:t xml:space="preserve">Robertson Jr was born on </w:t>
      </w:r>
      <w:r w:rsidR="00F96967">
        <w:rPr>
          <w:sz w:val="20"/>
          <w:szCs w:val="20"/>
          <w:lang w:val="en-US"/>
        </w:rPr>
        <w:t xml:space="preserve">25 </w:t>
      </w:r>
      <w:r w:rsidRPr="00715739">
        <w:rPr>
          <w:sz w:val="20"/>
          <w:szCs w:val="20"/>
          <w:lang w:val="en-US"/>
        </w:rPr>
        <w:t>June 1932, in Salisbury, North Carolina, United States. He came from a family that emphasized discipline, leadership, and public service, which helped shape both his character and his later approach to investing.</w:t>
      </w:r>
    </w:p>
    <w:p w14:paraId="69B2E589" w14:textId="77777777" w:rsidR="00715739" w:rsidRPr="00715739" w:rsidRDefault="00715739" w:rsidP="00F96967">
      <w:pPr>
        <w:jc w:val="both"/>
        <w:rPr>
          <w:sz w:val="20"/>
          <w:szCs w:val="20"/>
          <w:lang w:val="en-US"/>
        </w:rPr>
      </w:pPr>
    </w:p>
    <w:p w14:paraId="0F1CAB43" w14:textId="45E4870D" w:rsidR="00715739" w:rsidRPr="00715739" w:rsidRDefault="00715739" w:rsidP="00F96967">
      <w:pPr>
        <w:jc w:val="both"/>
        <w:rPr>
          <w:sz w:val="20"/>
          <w:szCs w:val="20"/>
          <w:lang w:val="en-US"/>
        </w:rPr>
      </w:pPr>
      <w:r w:rsidRPr="00715739">
        <w:rPr>
          <w:sz w:val="20"/>
          <w:szCs w:val="20"/>
          <w:lang w:val="en-US"/>
        </w:rPr>
        <w:t>His father, Julian Hart Robertson Sr</w:t>
      </w:r>
      <w:r w:rsidR="00F96967">
        <w:rPr>
          <w:sz w:val="20"/>
          <w:szCs w:val="20"/>
          <w:lang w:val="en-US"/>
        </w:rPr>
        <w:t xml:space="preserve">, </w:t>
      </w:r>
      <w:r w:rsidRPr="00715739">
        <w:rPr>
          <w:sz w:val="20"/>
          <w:szCs w:val="20"/>
          <w:lang w:val="en-US"/>
        </w:rPr>
        <w:t>was a prominent textile industry executive who played an important role in the regional business community. His mother, Blanche Spencer Robertson, was known for her civic engagement and active involvement in local community affairs. Together, they provided a stable and values-driven upbringing that emphasized responsibility and work ethic.</w:t>
      </w:r>
    </w:p>
    <w:p w14:paraId="59E2F1CB" w14:textId="77777777" w:rsidR="00715739" w:rsidRPr="00715739" w:rsidRDefault="00715739" w:rsidP="00F96967">
      <w:pPr>
        <w:jc w:val="both"/>
        <w:rPr>
          <w:sz w:val="20"/>
          <w:szCs w:val="20"/>
          <w:lang w:val="en-US"/>
        </w:rPr>
      </w:pPr>
    </w:p>
    <w:p w14:paraId="7262EB62" w14:textId="77777777" w:rsidR="00715739" w:rsidRPr="00715739" w:rsidRDefault="00715739" w:rsidP="00F96967">
      <w:pPr>
        <w:jc w:val="both"/>
        <w:rPr>
          <w:sz w:val="20"/>
          <w:szCs w:val="20"/>
          <w:lang w:val="en-US"/>
        </w:rPr>
      </w:pPr>
      <w:r w:rsidRPr="00715739">
        <w:rPr>
          <w:sz w:val="20"/>
          <w:szCs w:val="20"/>
          <w:lang w:val="en-US"/>
        </w:rPr>
        <w:t>Robertson had two siblings: Blanche Bacon and Wyndham Robertson. Wyndham, in particular, became well known in her own right, building a career in journalism and public service, including work with Fortune magazine and later in academic administration.</w:t>
      </w:r>
    </w:p>
    <w:p w14:paraId="57ED0B5B" w14:textId="77777777" w:rsidR="00715739" w:rsidRPr="00715739" w:rsidRDefault="00715739" w:rsidP="00F96967">
      <w:pPr>
        <w:jc w:val="both"/>
        <w:rPr>
          <w:sz w:val="20"/>
          <w:szCs w:val="20"/>
          <w:lang w:val="en-US"/>
        </w:rPr>
      </w:pPr>
    </w:p>
    <w:p w14:paraId="3BD98C88" w14:textId="77777777" w:rsidR="00715739" w:rsidRPr="00715739" w:rsidRDefault="00715739" w:rsidP="00F96967">
      <w:pPr>
        <w:jc w:val="both"/>
        <w:rPr>
          <w:sz w:val="20"/>
          <w:szCs w:val="20"/>
          <w:lang w:val="en-US"/>
        </w:rPr>
      </w:pPr>
      <w:r w:rsidRPr="00715739">
        <w:rPr>
          <w:sz w:val="20"/>
          <w:szCs w:val="20"/>
          <w:lang w:val="en-US"/>
        </w:rPr>
        <w:t>In 1972, Robertson married Josephine Tucker Robertson, a Texas native and entrepreneur. Their marriage lasted until her passing in 2010 after a battle with breast cancer. Their long partnership was marked by strong family values and shared commitment to philanthropy and family life. Together, they had three sons: Alex Robertson, Spencer Robertson, and Jay Robertson. Each pursued distinct professional paths—Alex became President of Tiger Management, Spencer founded PAVE Schools in Brooklyn, and Jay became involved in managing the family’s luxury hospitality operations in New Zealand.</w:t>
      </w:r>
    </w:p>
    <w:p w14:paraId="23F11B85" w14:textId="77777777" w:rsidR="00715739" w:rsidRPr="00715739" w:rsidRDefault="00715739" w:rsidP="00F96967">
      <w:pPr>
        <w:jc w:val="both"/>
        <w:rPr>
          <w:sz w:val="20"/>
          <w:szCs w:val="20"/>
          <w:lang w:val="en-US"/>
        </w:rPr>
      </w:pPr>
    </w:p>
    <w:p w14:paraId="73B9762F" w14:textId="77777777" w:rsidR="00715739" w:rsidRPr="00715739" w:rsidRDefault="00715739" w:rsidP="00F96967">
      <w:pPr>
        <w:jc w:val="both"/>
        <w:rPr>
          <w:sz w:val="20"/>
          <w:szCs w:val="20"/>
          <w:lang w:val="en-US"/>
        </w:rPr>
      </w:pPr>
      <w:r w:rsidRPr="00715739">
        <w:rPr>
          <w:sz w:val="20"/>
          <w:szCs w:val="20"/>
          <w:lang w:val="en-US"/>
        </w:rPr>
        <w:t>Robertson maintained a geographically diverse personal life, with residences in several prominent locations. His primary residence was in Manhattan, New York City, where he lived for much of his later life. He also owned homes in the Hamptons in Long Island, Sun Valley in Idaho, and New Zealand, a location that became particularly meaningful to him through his investments in vineyards and luxury lodges. His connection to New Zealand reflected both his personal interest in nature and his broader global investment outlook.</w:t>
      </w:r>
    </w:p>
    <w:p w14:paraId="2CF7E41C" w14:textId="77777777" w:rsidR="00715739" w:rsidRPr="00715739" w:rsidRDefault="00715739" w:rsidP="00F96967">
      <w:pPr>
        <w:jc w:val="both"/>
        <w:rPr>
          <w:sz w:val="20"/>
          <w:szCs w:val="20"/>
          <w:lang w:val="en-US"/>
        </w:rPr>
      </w:pPr>
    </w:p>
    <w:p w14:paraId="3B56A346" w14:textId="62923C95" w:rsidR="00715739" w:rsidRDefault="00715739" w:rsidP="00715739">
      <w:pPr>
        <w:jc w:val="both"/>
        <w:rPr>
          <w:sz w:val="20"/>
          <w:szCs w:val="20"/>
          <w:lang w:val="en-US"/>
        </w:rPr>
      </w:pPr>
      <w:r w:rsidRPr="00715739">
        <w:rPr>
          <w:sz w:val="20"/>
          <w:szCs w:val="20"/>
          <w:lang w:val="en-US"/>
        </w:rPr>
        <w:t xml:space="preserve">He passed away on </w:t>
      </w:r>
      <w:r w:rsidR="00F96967">
        <w:rPr>
          <w:sz w:val="20"/>
          <w:szCs w:val="20"/>
          <w:lang w:val="en-US"/>
        </w:rPr>
        <w:t xml:space="preserve">23 </w:t>
      </w:r>
      <w:r w:rsidRPr="00715739">
        <w:rPr>
          <w:sz w:val="20"/>
          <w:szCs w:val="20"/>
          <w:lang w:val="en-US"/>
        </w:rPr>
        <w:t>August 2022, at the age of 90, at his Manhattan home. His personal life was often described as grounded and family-centered, balancing his high-profile career with a strong emphasis on relationships, mentorship, and long-term values.</w:t>
      </w:r>
    </w:p>
    <w:p w14:paraId="7BEBB670" w14:textId="77777777" w:rsidR="00130275" w:rsidRDefault="00130275" w:rsidP="00130275"/>
    <w:p w14:paraId="1CC2F2CE" w14:textId="0A555057" w:rsidR="00130275" w:rsidRPr="00292CBE" w:rsidRDefault="001C3D73"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E73B44C" w14:textId="5167F260" w:rsidR="00715739" w:rsidRPr="00715739" w:rsidRDefault="00F96967" w:rsidP="00F96967">
      <w:pPr>
        <w:jc w:val="both"/>
        <w:rPr>
          <w:sz w:val="20"/>
          <w:szCs w:val="20"/>
          <w:lang w:val="en-US"/>
        </w:rPr>
      </w:pPr>
      <w:r>
        <w:rPr>
          <w:sz w:val="20"/>
          <w:szCs w:val="20"/>
          <w:lang w:val="en-US"/>
        </w:rPr>
        <w:t>Robertson</w:t>
      </w:r>
      <w:r w:rsidR="00715739" w:rsidRPr="00715739">
        <w:rPr>
          <w:sz w:val="20"/>
          <w:szCs w:val="20"/>
          <w:lang w:val="en-US"/>
        </w:rPr>
        <w:t xml:space="preserve"> received his early education at Episcopal High School in Alexandria, Virginia, graduating in 1951. Episcopal is a prestigious private boarding school known for its rigorous academic environment and strong emphasis on character formation, discipline, and leadership development. Robertson’s experience there played an important role in shaping his structured mindset, competitive drive, and sense of personal accountability—traits that later became central to his investment discipline.</w:t>
      </w:r>
    </w:p>
    <w:p w14:paraId="17D8AEB7" w14:textId="77777777" w:rsidR="00715739" w:rsidRPr="00715739" w:rsidRDefault="00715739" w:rsidP="00F96967">
      <w:pPr>
        <w:jc w:val="both"/>
        <w:rPr>
          <w:sz w:val="20"/>
          <w:szCs w:val="20"/>
          <w:lang w:val="en-US"/>
        </w:rPr>
      </w:pPr>
    </w:p>
    <w:p w14:paraId="6EB3538E" w14:textId="77777777" w:rsidR="00715739" w:rsidRPr="00715739" w:rsidRDefault="00715739" w:rsidP="00F96967">
      <w:pPr>
        <w:jc w:val="both"/>
        <w:rPr>
          <w:sz w:val="20"/>
          <w:szCs w:val="20"/>
          <w:lang w:val="en-US"/>
        </w:rPr>
      </w:pPr>
      <w:r w:rsidRPr="00715739">
        <w:rPr>
          <w:sz w:val="20"/>
          <w:szCs w:val="20"/>
          <w:lang w:val="en-US"/>
        </w:rPr>
        <w:t>After completing high school, Robertson attended the University of North Carolina at Chapel Hill, where he earned a Bachelor of Science degree in Business Administration in 1955. His studies provided him with a strong foundation in finance, economics, and organizational management, equipping him with the analytical tools that would later support his success in global investing.</w:t>
      </w:r>
    </w:p>
    <w:p w14:paraId="70996DD0" w14:textId="77777777" w:rsidR="00715739" w:rsidRPr="00715739" w:rsidRDefault="00715739" w:rsidP="00F96967">
      <w:pPr>
        <w:jc w:val="both"/>
        <w:rPr>
          <w:sz w:val="20"/>
          <w:szCs w:val="20"/>
          <w:lang w:val="en-US"/>
        </w:rPr>
      </w:pPr>
    </w:p>
    <w:p w14:paraId="4916AEE3" w14:textId="77777777" w:rsidR="00715739" w:rsidRPr="00715739" w:rsidRDefault="00715739" w:rsidP="00F96967">
      <w:pPr>
        <w:jc w:val="both"/>
        <w:rPr>
          <w:sz w:val="20"/>
          <w:szCs w:val="20"/>
          <w:lang w:val="en-US"/>
        </w:rPr>
      </w:pPr>
      <w:r w:rsidRPr="00715739">
        <w:rPr>
          <w:sz w:val="20"/>
          <w:szCs w:val="20"/>
          <w:lang w:val="en-US"/>
        </w:rPr>
        <w:lastRenderedPageBreak/>
        <w:t>During his time at UNC-Chapel Hill, Robertson was actively involved in campus life. He was a member of the Zeta Psi fraternity, an organization that promoted leadership, networking, and camaraderie among students. He also participated in the Reserve Officers’ Training Corps (ROTC), which instilled additional discipline and prepared him for service as a naval officer. These combined experiences reinforced his leadership skills and structured approach to decision-making.</w:t>
      </w:r>
    </w:p>
    <w:p w14:paraId="06400AB8" w14:textId="77777777" w:rsidR="00715739" w:rsidRPr="00715739" w:rsidRDefault="00715739" w:rsidP="00F96967">
      <w:pPr>
        <w:jc w:val="both"/>
        <w:rPr>
          <w:sz w:val="20"/>
          <w:szCs w:val="20"/>
          <w:lang w:val="en-US"/>
        </w:rPr>
      </w:pPr>
    </w:p>
    <w:p w14:paraId="61E7D68F" w14:textId="77777777" w:rsidR="00715739" w:rsidRPr="00715739" w:rsidRDefault="00715739" w:rsidP="00F96967">
      <w:pPr>
        <w:jc w:val="both"/>
        <w:rPr>
          <w:sz w:val="20"/>
          <w:szCs w:val="20"/>
          <w:lang w:val="en-US"/>
        </w:rPr>
      </w:pPr>
      <w:r w:rsidRPr="00715739">
        <w:rPr>
          <w:sz w:val="20"/>
          <w:szCs w:val="20"/>
          <w:lang w:val="en-US"/>
        </w:rPr>
        <w:t>Although Robertson did not pursue graduate education, his undergraduate training proved sufficient to launch him into a successful professional career. The practical, business-oriented nature of his studies aligned well with his later focus on markets, corporate behavior, and investment strategy.</w:t>
      </w:r>
    </w:p>
    <w:p w14:paraId="161F221D" w14:textId="77777777" w:rsidR="00715739" w:rsidRPr="00715739" w:rsidRDefault="00715739" w:rsidP="00F96967">
      <w:pPr>
        <w:jc w:val="both"/>
        <w:rPr>
          <w:sz w:val="20"/>
          <w:szCs w:val="20"/>
          <w:lang w:val="en-US"/>
        </w:rPr>
      </w:pPr>
    </w:p>
    <w:p w14:paraId="0B6F658E" w14:textId="48B45297" w:rsidR="00715739" w:rsidRDefault="00715739" w:rsidP="00715739">
      <w:pPr>
        <w:jc w:val="both"/>
        <w:rPr>
          <w:sz w:val="20"/>
          <w:szCs w:val="20"/>
          <w:lang w:val="en-US"/>
        </w:rPr>
      </w:pPr>
      <w:r w:rsidRPr="00715739">
        <w:rPr>
          <w:sz w:val="20"/>
          <w:szCs w:val="20"/>
          <w:lang w:val="en-US"/>
        </w:rPr>
        <w:t>Throughout his life, he maintained a strong connection to the University of North Carolina, supporting educational initiatives and leadership development programs. His ongoing engagement with academic institutions reflected his belief in discipline, preparation, and the importance of strong foundational training in shaping successful leaders.</w:t>
      </w:r>
    </w:p>
    <w:p w14:paraId="62BE6491" w14:textId="77777777" w:rsidR="00705110" w:rsidRDefault="00705110" w:rsidP="00130275"/>
    <w:p w14:paraId="113C823A" w14:textId="5B59AA1A" w:rsidR="00130275" w:rsidRPr="00292CBE" w:rsidRDefault="001C3D73"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1F7A90B0" w14:textId="33C37D18" w:rsidR="00715739" w:rsidRPr="00715739" w:rsidRDefault="00F96967" w:rsidP="00F96967">
      <w:pPr>
        <w:jc w:val="both"/>
        <w:rPr>
          <w:sz w:val="20"/>
          <w:szCs w:val="20"/>
          <w:lang w:val="en-US"/>
        </w:rPr>
      </w:pPr>
      <w:r>
        <w:rPr>
          <w:sz w:val="20"/>
          <w:szCs w:val="20"/>
          <w:lang w:val="en-US"/>
        </w:rPr>
        <w:t>Robertson</w:t>
      </w:r>
      <w:r w:rsidR="00715739" w:rsidRPr="00715739">
        <w:rPr>
          <w:sz w:val="20"/>
          <w:szCs w:val="20"/>
          <w:lang w:val="en-US"/>
        </w:rPr>
        <w:t xml:space="preserve"> began his professional career in finance in 1957 when he joined Kidder, Peabody &amp; Co., a prominent Wall Street brokerage firm. He started as a retail broker and steadily advanced within the organization, eventually becoming head of its asset management division, Webster Securities. Over more than two decades at the firm, Robertson gained extensive experience in equity research, securities trading, and portfolio management—skills that later became foundational to his hedge fund success.</w:t>
      </w:r>
    </w:p>
    <w:p w14:paraId="3C0D67FC" w14:textId="77777777" w:rsidR="00715739" w:rsidRPr="00715739" w:rsidRDefault="00715739" w:rsidP="00F96967">
      <w:pPr>
        <w:jc w:val="both"/>
        <w:rPr>
          <w:sz w:val="20"/>
          <w:szCs w:val="20"/>
          <w:lang w:val="en-US"/>
        </w:rPr>
      </w:pPr>
    </w:p>
    <w:p w14:paraId="695B034A" w14:textId="77777777" w:rsidR="00715739" w:rsidRPr="00715739" w:rsidRDefault="00715739" w:rsidP="00F96967">
      <w:pPr>
        <w:jc w:val="both"/>
        <w:rPr>
          <w:sz w:val="20"/>
          <w:szCs w:val="20"/>
          <w:lang w:val="en-US"/>
        </w:rPr>
      </w:pPr>
      <w:r w:rsidRPr="00715739">
        <w:rPr>
          <w:sz w:val="20"/>
          <w:szCs w:val="20"/>
          <w:lang w:val="en-US"/>
        </w:rPr>
        <w:t>During his tenure at Kidder, Peabody, Robertson developed a strong conviction in disciplined, research-driven investing. He also gained firsthand exposure to market cycles, client behavior, and institutional capital flows, all of which shaped his later approach to hedge fund management. In 1978, he temporarily stepped away from Wall Street and spent time in New Zealand, an experience that broadened his global perspective and later influenced his international investment interests.</w:t>
      </w:r>
    </w:p>
    <w:p w14:paraId="639A186E" w14:textId="77777777" w:rsidR="00715739" w:rsidRPr="00715739" w:rsidRDefault="00715739" w:rsidP="00F96967">
      <w:pPr>
        <w:jc w:val="both"/>
        <w:rPr>
          <w:sz w:val="20"/>
          <w:szCs w:val="20"/>
          <w:lang w:val="en-US"/>
        </w:rPr>
      </w:pPr>
    </w:p>
    <w:p w14:paraId="29A8190A" w14:textId="77777777" w:rsidR="00715739" w:rsidRPr="00715739" w:rsidRDefault="00715739" w:rsidP="00F96967">
      <w:pPr>
        <w:jc w:val="both"/>
        <w:rPr>
          <w:sz w:val="20"/>
          <w:szCs w:val="20"/>
          <w:lang w:val="en-US"/>
        </w:rPr>
      </w:pPr>
      <w:r w:rsidRPr="00715739">
        <w:rPr>
          <w:sz w:val="20"/>
          <w:szCs w:val="20"/>
          <w:lang w:val="en-US"/>
        </w:rPr>
        <w:t>In 1980, Robertson returned to the United States and founded Tiger Management with approximately $8 million in capital. As Founder and Chief Executive Officer, he pioneered a long/short equity strategy based on deep fundamental research, disciplined risk management, and global market analysis. The fund quickly expanded and became one of the largest and most influential hedge funds in the world, managing over $22 billion in assets at its peak during the late 1990s.</w:t>
      </w:r>
    </w:p>
    <w:p w14:paraId="30D56FBF" w14:textId="77777777" w:rsidR="00715739" w:rsidRPr="00715739" w:rsidRDefault="00715739" w:rsidP="00F96967">
      <w:pPr>
        <w:jc w:val="both"/>
        <w:rPr>
          <w:sz w:val="20"/>
          <w:szCs w:val="20"/>
          <w:lang w:val="en-US"/>
        </w:rPr>
      </w:pPr>
    </w:p>
    <w:p w14:paraId="072CC76F" w14:textId="77777777" w:rsidR="00715739" w:rsidRPr="00715739" w:rsidRDefault="00715739" w:rsidP="00F96967">
      <w:pPr>
        <w:jc w:val="both"/>
        <w:rPr>
          <w:sz w:val="20"/>
          <w:szCs w:val="20"/>
          <w:lang w:val="en-US"/>
        </w:rPr>
      </w:pPr>
      <w:r w:rsidRPr="00715739">
        <w:rPr>
          <w:sz w:val="20"/>
          <w:szCs w:val="20"/>
          <w:lang w:val="en-US"/>
        </w:rPr>
        <w:t>Tiger Management was widely regarded as a pioneer in modern hedge fund investing, combining concentrated high-conviction positions with short-selling strategies to manage risk and enhance returns. However, during the dot-com boom, Robertson’s skepticism toward overvalued technology stocks led to underperformance relative to the broader market. Rather than deviate from his philosophy, he made the decisive choice to close Tiger Management in March 2000 and return capital to investors.</w:t>
      </w:r>
    </w:p>
    <w:p w14:paraId="5BEBA705" w14:textId="77777777" w:rsidR="00715739" w:rsidRPr="00715739" w:rsidRDefault="00715739" w:rsidP="00F96967">
      <w:pPr>
        <w:jc w:val="both"/>
        <w:rPr>
          <w:sz w:val="20"/>
          <w:szCs w:val="20"/>
          <w:lang w:val="en-US"/>
        </w:rPr>
      </w:pPr>
    </w:p>
    <w:p w14:paraId="7A733F68" w14:textId="77777777" w:rsidR="00715739" w:rsidRPr="00715739" w:rsidRDefault="00715739" w:rsidP="00F96967">
      <w:pPr>
        <w:jc w:val="both"/>
        <w:rPr>
          <w:sz w:val="20"/>
          <w:szCs w:val="20"/>
          <w:lang w:val="en-US"/>
        </w:rPr>
      </w:pPr>
      <w:r w:rsidRPr="00715739">
        <w:rPr>
          <w:sz w:val="20"/>
          <w:szCs w:val="20"/>
          <w:lang w:val="en-US"/>
        </w:rPr>
        <w:t>After closing the fund, Robertson transitioned into a mentorship and capital-allocating role, becoming one of the most influential backers of a new generation of hedge fund managers known as the “Tiger Cubs.” These included notable figures such as Chase Coleman (Tiger Global Management), Ole Andreas Halvorsen (Viking Global), and Stephen Mandel (Lone Pine Capital). Through seed investments and guidance, Robertson extended his investment philosophy across the global hedge fund industry.</w:t>
      </w:r>
    </w:p>
    <w:p w14:paraId="32547BC2" w14:textId="77777777" w:rsidR="00715739" w:rsidRPr="00715739" w:rsidRDefault="00715739" w:rsidP="00F96967">
      <w:pPr>
        <w:jc w:val="both"/>
        <w:rPr>
          <w:sz w:val="20"/>
          <w:szCs w:val="20"/>
          <w:lang w:val="en-US"/>
        </w:rPr>
      </w:pPr>
    </w:p>
    <w:p w14:paraId="2DE54727" w14:textId="1D31224B" w:rsidR="00715739" w:rsidRDefault="00715739" w:rsidP="00715739">
      <w:pPr>
        <w:jc w:val="both"/>
        <w:rPr>
          <w:sz w:val="20"/>
          <w:szCs w:val="20"/>
          <w:lang w:val="en-US"/>
        </w:rPr>
      </w:pPr>
      <w:r w:rsidRPr="00715739">
        <w:rPr>
          <w:sz w:val="20"/>
          <w:szCs w:val="20"/>
          <w:lang w:val="en-US"/>
        </w:rPr>
        <w:t>In addition to his financial career, Robertson also invested heavily in luxury real estate and hospitality in New Zealand, where he developed high-end lodges and vineyards. His professional legacy is defined not only by his performance at Tiger Management, but also by his role in shaping modern hedge fund investing through discipline, research intensity, and mentorship.</w:t>
      </w:r>
    </w:p>
    <w:p w14:paraId="1BAFCD1A" w14:textId="77777777" w:rsidR="00705110" w:rsidRDefault="00705110" w:rsidP="00130275"/>
    <w:p w14:paraId="0431534B" w14:textId="70AC3773" w:rsidR="00130275" w:rsidRPr="00292CBE" w:rsidRDefault="001C3D73"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D23E6CB" w14:textId="1C26EA9D" w:rsidR="00715739" w:rsidRPr="00715739" w:rsidRDefault="00F96967" w:rsidP="00F96967">
      <w:pPr>
        <w:jc w:val="both"/>
        <w:rPr>
          <w:sz w:val="20"/>
          <w:szCs w:val="20"/>
          <w:lang w:val="en-US"/>
        </w:rPr>
      </w:pPr>
      <w:r>
        <w:rPr>
          <w:sz w:val="20"/>
          <w:szCs w:val="20"/>
          <w:lang w:val="en-US"/>
        </w:rPr>
        <w:t>Robertson</w:t>
      </w:r>
      <w:r w:rsidR="00715739" w:rsidRPr="00715739">
        <w:rPr>
          <w:sz w:val="20"/>
          <w:szCs w:val="20"/>
          <w:lang w:val="en-US"/>
        </w:rPr>
        <w:t xml:space="preserve"> built one of the most impressive long-term track records in hedge fund history through Tiger Management, which he founded in 1980. From 1980 to 1998, the fund generated an average annual return </w:t>
      </w:r>
      <w:r w:rsidR="00715739" w:rsidRPr="00715739">
        <w:rPr>
          <w:sz w:val="20"/>
          <w:szCs w:val="20"/>
          <w:lang w:val="en-US"/>
        </w:rPr>
        <w:lastRenderedPageBreak/>
        <w:t>of approximately 31.7% after fees, significantly outperforming the broader market. Over the same period, the S&amp;P 500 returned roughly 12.7% annually, highlighting Robertson’s ability to consistently generate substantial alpha through disciplined active management.</w:t>
      </w:r>
    </w:p>
    <w:p w14:paraId="5559C9FE" w14:textId="77777777" w:rsidR="00715739" w:rsidRPr="00715739" w:rsidRDefault="00715739" w:rsidP="00F96967">
      <w:pPr>
        <w:jc w:val="both"/>
        <w:rPr>
          <w:sz w:val="20"/>
          <w:szCs w:val="20"/>
          <w:lang w:val="en-US"/>
        </w:rPr>
      </w:pPr>
    </w:p>
    <w:p w14:paraId="70A703B7" w14:textId="77777777" w:rsidR="00715739" w:rsidRPr="00715739" w:rsidRDefault="00715739" w:rsidP="00F96967">
      <w:pPr>
        <w:jc w:val="both"/>
        <w:rPr>
          <w:sz w:val="20"/>
          <w:szCs w:val="20"/>
          <w:lang w:val="en-US"/>
        </w:rPr>
      </w:pPr>
      <w:r w:rsidRPr="00715739">
        <w:rPr>
          <w:sz w:val="20"/>
          <w:szCs w:val="20"/>
          <w:lang w:val="en-US"/>
        </w:rPr>
        <w:t>His investment strategy was centered on a long/short equity model, combining rigorous fundamental analysis with global macro awareness. On the long side, Robertson sought companies with strong earnings potential, durable competitive advantages, and improving business fundamentals. On the short side, he targeted overvalued firms, structurally weak businesses, or companies facing deteriorating fundamentals. This dual approach allowed him to profit in both rising and declining markets while maintaining portfolio balance.</w:t>
      </w:r>
    </w:p>
    <w:p w14:paraId="524679A4" w14:textId="77777777" w:rsidR="00715739" w:rsidRPr="00715739" w:rsidRDefault="00715739" w:rsidP="00F96967">
      <w:pPr>
        <w:jc w:val="both"/>
        <w:rPr>
          <w:sz w:val="20"/>
          <w:szCs w:val="20"/>
          <w:lang w:val="en-US"/>
        </w:rPr>
      </w:pPr>
    </w:p>
    <w:p w14:paraId="74B573A6" w14:textId="77777777" w:rsidR="00715739" w:rsidRPr="00715739" w:rsidRDefault="00715739" w:rsidP="00F96967">
      <w:pPr>
        <w:jc w:val="both"/>
        <w:rPr>
          <w:sz w:val="20"/>
          <w:szCs w:val="20"/>
          <w:lang w:val="en-US"/>
        </w:rPr>
      </w:pPr>
      <w:r w:rsidRPr="00715739">
        <w:rPr>
          <w:sz w:val="20"/>
          <w:szCs w:val="20"/>
          <w:lang w:val="en-US"/>
        </w:rPr>
        <w:t>One of the most notable examples of his conviction-driven investing was his significant position in US Airways, which at one point represented approximately a quarter of Tiger’s equity exposure. Although the investment ultimately resulted in losses due to the airline’s financial instability, it reflected Robertson’s willingness to take concentrated positions when he believed deeply in a thesis.</w:t>
      </w:r>
    </w:p>
    <w:p w14:paraId="702296CC" w14:textId="77777777" w:rsidR="00715739" w:rsidRPr="00715739" w:rsidRDefault="00715739" w:rsidP="00F96967">
      <w:pPr>
        <w:jc w:val="both"/>
        <w:rPr>
          <w:sz w:val="20"/>
          <w:szCs w:val="20"/>
          <w:lang w:val="en-US"/>
        </w:rPr>
      </w:pPr>
    </w:p>
    <w:p w14:paraId="79FFF4BC" w14:textId="77777777" w:rsidR="00715739" w:rsidRPr="00715739" w:rsidRDefault="00715739" w:rsidP="00F96967">
      <w:pPr>
        <w:jc w:val="both"/>
        <w:rPr>
          <w:sz w:val="20"/>
          <w:szCs w:val="20"/>
          <w:lang w:val="en-US"/>
        </w:rPr>
      </w:pPr>
      <w:r w:rsidRPr="00715739">
        <w:rPr>
          <w:sz w:val="20"/>
          <w:szCs w:val="20"/>
          <w:lang w:val="en-US"/>
        </w:rPr>
        <w:t>Over the course of its existence, Tiger Management recorded losses in only four of its 21 years, underscoring its overall consistency. However, its performance diverged from the broader market during the late 1990s technology boom. Robertson’s cautious stance on highly valued technology stocks led to underperformance relative to tech-heavy indices and peer hedge funds during the dot-com bubble. This divergence, combined with investor redemptions, contributed to his decision to close Tiger Management in March 2000 and return capital to investors.</w:t>
      </w:r>
    </w:p>
    <w:p w14:paraId="6B5CCE66" w14:textId="77777777" w:rsidR="00715739" w:rsidRPr="00715739" w:rsidRDefault="00715739" w:rsidP="00F96967">
      <w:pPr>
        <w:jc w:val="both"/>
        <w:rPr>
          <w:sz w:val="20"/>
          <w:szCs w:val="20"/>
          <w:lang w:val="en-US"/>
        </w:rPr>
      </w:pPr>
    </w:p>
    <w:p w14:paraId="626713DE" w14:textId="77777777" w:rsidR="00715739" w:rsidRPr="00715739" w:rsidRDefault="00715739" w:rsidP="00F96967">
      <w:pPr>
        <w:jc w:val="both"/>
        <w:rPr>
          <w:sz w:val="20"/>
          <w:szCs w:val="20"/>
          <w:lang w:val="en-US"/>
        </w:rPr>
      </w:pPr>
      <w:r w:rsidRPr="00715739">
        <w:rPr>
          <w:sz w:val="20"/>
          <w:szCs w:val="20"/>
          <w:lang w:val="en-US"/>
        </w:rPr>
        <w:t>Following the closure of the fund, Robertson continued to manage his personal capital with remarkable success. Between 2000 and 2008, he reportedly achieved a cumulative return of approximately 403% on his private investments. In 2007, he earned an estimated 76.7% return, driven largely by short positions in subprime mortgage securities and credit default swaps during the buildup to the global financial crisis. This period reinforced his reputation as a highly skilled macro-aware value investor capable of navigating complex market dislocations.</w:t>
      </w:r>
    </w:p>
    <w:p w14:paraId="27720C62" w14:textId="77777777" w:rsidR="00715739" w:rsidRPr="00715739" w:rsidRDefault="00715739" w:rsidP="00F96967">
      <w:pPr>
        <w:jc w:val="both"/>
        <w:rPr>
          <w:sz w:val="20"/>
          <w:szCs w:val="20"/>
          <w:lang w:val="en-US"/>
        </w:rPr>
      </w:pPr>
    </w:p>
    <w:p w14:paraId="313B4235" w14:textId="6D8B4060" w:rsidR="00715739" w:rsidRPr="009513D9" w:rsidRDefault="00715739" w:rsidP="00715739">
      <w:pPr>
        <w:jc w:val="both"/>
        <w:rPr>
          <w:sz w:val="20"/>
          <w:szCs w:val="20"/>
          <w:lang w:val="en-US"/>
        </w:rPr>
      </w:pPr>
      <w:r w:rsidRPr="00715739">
        <w:rPr>
          <w:sz w:val="20"/>
          <w:szCs w:val="20"/>
          <w:lang w:val="en-US"/>
        </w:rPr>
        <w:t>Beyond his own performance, Robertson’s most enduring legacy lies in the success of the “Tiger Cubs”—a group of hedge fund managers he mentored and seeded with capital. Many of these individuals went on to establish some of the most influential investment firms in the world, extending Robertson’s investment philosophy across generations and solidifying his impact on modern hedge fund investing.</w:t>
      </w:r>
    </w:p>
    <w:p w14:paraId="2F5D0F05" w14:textId="77777777" w:rsidR="0073145F" w:rsidRDefault="0073145F" w:rsidP="0073145F"/>
    <w:p w14:paraId="3993BDA6" w14:textId="04C01FFE" w:rsidR="00130275" w:rsidRPr="00292CBE" w:rsidRDefault="001C3D73"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2E9564FE" w:rsidR="00461642" w:rsidRPr="009F2EAB" w:rsidRDefault="001C3D73"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E103C6B" w14:textId="4700D38D" w:rsidR="00715739" w:rsidRPr="00715739" w:rsidRDefault="00F96967" w:rsidP="00F96967">
      <w:pPr>
        <w:jc w:val="both"/>
        <w:rPr>
          <w:sz w:val="20"/>
          <w:szCs w:val="20"/>
        </w:rPr>
      </w:pPr>
      <w:r>
        <w:rPr>
          <w:sz w:val="20"/>
          <w:szCs w:val="20"/>
        </w:rPr>
        <w:t>Robertson</w:t>
      </w:r>
      <w:r w:rsidR="00715739" w:rsidRPr="00715739">
        <w:rPr>
          <w:sz w:val="20"/>
          <w:szCs w:val="20"/>
        </w:rPr>
        <w:t>’s investment style was defined by a disciplined long–short equity framework that blended deep fundamental research with high-conviction portfolio construction. Through Tiger Management, he built a process that aimed to extract returns from both rising and falling securities, rather than relying solely on market direction.</w:t>
      </w:r>
    </w:p>
    <w:p w14:paraId="4FEAE0C3" w14:textId="77777777" w:rsidR="00715739" w:rsidRPr="00715739" w:rsidRDefault="00715739" w:rsidP="00F96967">
      <w:pPr>
        <w:jc w:val="both"/>
        <w:rPr>
          <w:sz w:val="20"/>
          <w:szCs w:val="20"/>
        </w:rPr>
      </w:pPr>
    </w:p>
    <w:p w14:paraId="00BD777A" w14:textId="77777777" w:rsidR="00715739" w:rsidRPr="00715739" w:rsidRDefault="00715739" w:rsidP="00F96967">
      <w:pPr>
        <w:jc w:val="both"/>
        <w:rPr>
          <w:sz w:val="20"/>
          <w:szCs w:val="20"/>
        </w:rPr>
      </w:pPr>
      <w:r w:rsidRPr="00715739">
        <w:rPr>
          <w:sz w:val="20"/>
          <w:szCs w:val="20"/>
        </w:rPr>
        <w:t>On the long side, Robertson focused on companies he believed were undervalued relative to their intrinsic business strength, often identifying firms with improving fundamentals, strong management teams, and scalable earnings potential. On the short side, he targeted companies that were either overvalued, structurally weak, or facing deteriorating business conditions, using short positions not only for profit but also as a form of portfolio risk control.</w:t>
      </w:r>
    </w:p>
    <w:p w14:paraId="7F9D469A" w14:textId="77777777" w:rsidR="00715739" w:rsidRPr="00715739" w:rsidRDefault="00715739" w:rsidP="00F96967">
      <w:pPr>
        <w:jc w:val="both"/>
        <w:rPr>
          <w:sz w:val="20"/>
          <w:szCs w:val="20"/>
        </w:rPr>
      </w:pPr>
    </w:p>
    <w:p w14:paraId="4FAA867E" w14:textId="77777777" w:rsidR="00715739" w:rsidRPr="00715739" w:rsidRDefault="00715739" w:rsidP="00F96967">
      <w:pPr>
        <w:jc w:val="both"/>
        <w:rPr>
          <w:sz w:val="20"/>
          <w:szCs w:val="20"/>
        </w:rPr>
      </w:pPr>
      <w:r w:rsidRPr="00715739">
        <w:rPr>
          <w:sz w:val="20"/>
          <w:szCs w:val="20"/>
        </w:rPr>
        <w:t>A defining feature of his approach was concentration and conviction. Rather than spreading capital across many small positions, Robertson preferred to make larger bets on a limited number of ideas he understood deeply. This allowed strong ideas to meaningfully impact performance, though it also required strong discipline in risk management and continuous reassessment of theses.</w:t>
      </w:r>
    </w:p>
    <w:p w14:paraId="5BF68197" w14:textId="77777777" w:rsidR="00715739" w:rsidRPr="00715739" w:rsidRDefault="00715739" w:rsidP="00F96967">
      <w:pPr>
        <w:jc w:val="both"/>
        <w:rPr>
          <w:sz w:val="20"/>
          <w:szCs w:val="20"/>
        </w:rPr>
      </w:pPr>
    </w:p>
    <w:p w14:paraId="1AD65453" w14:textId="77777777" w:rsidR="00715739" w:rsidRPr="00715739" w:rsidRDefault="00715739" w:rsidP="00F96967">
      <w:pPr>
        <w:jc w:val="both"/>
        <w:rPr>
          <w:sz w:val="20"/>
          <w:szCs w:val="20"/>
        </w:rPr>
      </w:pPr>
      <w:r w:rsidRPr="00715739">
        <w:rPr>
          <w:sz w:val="20"/>
          <w:szCs w:val="20"/>
        </w:rPr>
        <w:lastRenderedPageBreak/>
        <w:t>His style was also distinctly global and opportunistic, with investments spanning multiple regions and sectors. He did not restrict himself to U.S. equities, instead searching internationally for mispriced opportunities wherever they appeared. This global flexibility gave Tiger Management an edge in identifying inefficiencies outside traditional markets.</w:t>
      </w:r>
    </w:p>
    <w:p w14:paraId="2B6DBF28" w14:textId="77777777" w:rsidR="00715739" w:rsidRPr="00715739" w:rsidRDefault="00715739" w:rsidP="00F96967">
      <w:pPr>
        <w:jc w:val="both"/>
        <w:rPr>
          <w:sz w:val="20"/>
          <w:szCs w:val="20"/>
        </w:rPr>
      </w:pPr>
    </w:p>
    <w:p w14:paraId="2C4B348E" w14:textId="77777777" w:rsidR="00715739" w:rsidRPr="00715739" w:rsidRDefault="00715739" w:rsidP="00F96967">
      <w:pPr>
        <w:jc w:val="both"/>
        <w:rPr>
          <w:sz w:val="20"/>
          <w:szCs w:val="20"/>
        </w:rPr>
      </w:pPr>
      <w:r w:rsidRPr="00715739">
        <w:rPr>
          <w:sz w:val="20"/>
          <w:szCs w:val="20"/>
        </w:rPr>
        <w:t>Importantly, Robertson was a contrarian investor by temperament. He often avoided popular market narratives and resisted momentum-driven investing trends, preferring to rely on independent research and valuation discipline. This sometimes led him to diverge significantly from market sentiment—as seen during the late 1990s technology boom—but it was consistent with his belief in intrinsic value over speculation.</w:t>
      </w:r>
    </w:p>
    <w:p w14:paraId="17D8E049" w14:textId="77777777" w:rsidR="009513D9" w:rsidRDefault="009513D9" w:rsidP="000C08D2">
      <w:pPr>
        <w:rPr>
          <w:sz w:val="20"/>
          <w:szCs w:val="20"/>
        </w:rPr>
      </w:pPr>
    </w:p>
    <w:p w14:paraId="6B461BB7" w14:textId="7BEF685B" w:rsidR="000C08D2" w:rsidRPr="00135786" w:rsidRDefault="001C3D73"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69407F9F" w14:textId="483EA6B2" w:rsidR="00715739" w:rsidRPr="00715739" w:rsidRDefault="00F96967" w:rsidP="00F96967">
      <w:pPr>
        <w:jc w:val="both"/>
        <w:rPr>
          <w:sz w:val="20"/>
          <w:szCs w:val="20"/>
        </w:rPr>
      </w:pPr>
      <w:r>
        <w:rPr>
          <w:sz w:val="20"/>
          <w:szCs w:val="20"/>
        </w:rPr>
        <w:t>Robertson</w:t>
      </w:r>
      <w:r w:rsidR="00715739" w:rsidRPr="00715739">
        <w:rPr>
          <w:sz w:val="20"/>
          <w:szCs w:val="20"/>
        </w:rPr>
        <w:t>’s investment philosophy was anchored in the belief that superior long-term returns come from identifying exceptional businesses trading below their intrinsic value and holding them with conviction until that value is realized. Through Tiger Management, he built a framework that combined rigorous fundamental analysis with a disciplined, forward-looking view of markets.</w:t>
      </w:r>
    </w:p>
    <w:p w14:paraId="6A6CE37B" w14:textId="77777777" w:rsidR="00715739" w:rsidRPr="00715739" w:rsidRDefault="00715739" w:rsidP="00F96967">
      <w:pPr>
        <w:jc w:val="both"/>
        <w:rPr>
          <w:sz w:val="20"/>
          <w:szCs w:val="20"/>
        </w:rPr>
      </w:pPr>
    </w:p>
    <w:p w14:paraId="6E5FD506" w14:textId="3495B1BA" w:rsidR="00715739" w:rsidRPr="00715739" w:rsidRDefault="00131B68" w:rsidP="00F96967">
      <w:pPr>
        <w:jc w:val="both"/>
        <w:rPr>
          <w:sz w:val="20"/>
          <w:szCs w:val="20"/>
        </w:rPr>
      </w:pPr>
      <w:r>
        <w:rPr>
          <w:sz w:val="20"/>
          <w:szCs w:val="20"/>
        </w:rPr>
        <w:t xml:space="preserve">He believed </w:t>
      </w:r>
      <w:r w:rsidR="00715739" w:rsidRPr="00715739">
        <w:rPr>
          <w:sz w:val="20"/>
          <w:szCs w:val="20"/>
        </w:rPr>
        <w:t>that investing should be driven by business fundamentals rather than market sentiment. Robertson focused on understanding a company’s earnings power, competitive positioning, and quality of management, believing these factors ultimately determined long-term value. He placed strong emphasis on backing capable leadership teams, as he viewed management quality as a key driver of whether a business could sustain growth and adapt to changing conditions.</w:t>
      </w:r>
    </w:p>
    <w:p w14:paraId="6D7C443C" w14:textId="77777777" w:rsidR="00715739" w:rsidRPr="00715739" w:rsidRDefault="00715739" w:rsidP="00F96967">
      <w:pPr>
        <w:jc w:val="both"/>
        <w:rPr>
          <w:sz w:val="20"/>
          <w:szCs w:val="20"/>
        </w:rPr>
      </w:pPr>
    </w:p>
    <w:p w14:paraId="535291C7" w14:textId="77777777" w:rsidR="00715739" w:rsidRPr="00715739" w:rsidRDefault="00715739" w:rsidP="00F96967">
      <w:pPr>
        <w:jc w:val="both"/>
        <w:rPr>
          <w:sz w:val="20"/>
          <w:szCs w:val="20"/>
        </w:rPr>
      </w:pPr>
      <w:r w:rsidRPr="00715739">
        <w:rPr>
          <w:sz w:val="20"/>
          <w:szCs w:val="20"/>
        </w:rPr>
        <w:t>Another defining element of his philosophy was conviction-based investing. Robertson was willing to take large positions in ideas he deeply believed in, even when those positions went against prevailing market opinion. This contrarian stance often led him to invest during periods of pessimism or avoid overheated sectors, reinforcing his commitment to independent thinking.</w:t>
      </w:r>
    </w:p>
    <w:p w14:paraId="21AF735C" w14:textId="77777777" w:rsidR="00715739" w:rsidRPr="00715739" w:rsidRDefault="00715739" w:rsidP="00F96967">
      <w:pPr>
        <w:jc w:val="both"/>
        <w:rPr>
          <w:sz w:val="20"/>
          <w:szCs w:val="20"/>
        </w:rPr>
      </w:pPr>
    </w:p>
    <w:p w14:paraId="62E951C2" w14:textId="77777777" w:rsidR="00715739" w:rsidRPr="00715739" w:rsidRDefault="00715739" w:rsidP="00F96967">
      <w:pPr>
        <w:jc w:val="both"/>
        <w:rPr>
          <w:sz w:val="20"/>
          <w:szCs w:val="20"/>
        </w:rPr>
      </w:pPr>
      <w:r w:rsidRPr="00715739">
        <w:rPr>
          <w:sz w:val="20"/>
          <w:szCs w:val="20"/>
        </w:rPr>
        <w:t>He also placed significant importance on patience and long-term discipline. Rather than reacting to short-term volatility, Robertson believed that successful investing required allowing time for fundamental value to be recognized by the market. This mindset helped him withstand periods of underperformance when his views diverged from market trends, particularly during momentum-driven cycles.</w:t>
      </w:r>
    </w:p>
    <w:p w14:paraId="2BF2684E" w14:textId="77777777" w:rsidR="00715739" w:rsidRPr="00715739" w:rsidRDefault="00715739" w:rsidP="00F96967">
      <w:pPr>
        <w:jc w:val="both"/>
        <w:rPr>
          <w:sz w:val="20"/>
          <w:szCs w:val="20"/>
        </w:rPr>
      </w:pPr>
    </w:p>
    <w:p w14:paraId="0D98303C" w14:textId="77777777" w:rsidR="00715739" w:rsidRPr="00715739" w:rsidRDefault="00715739" w:rsidP="00F96967">
      <w:pPr>
        <w:jc w:val="both"/>
        <w:rPr>
          <w:sz w:val="20"/>
          <w:szCs w:val="20"/>
        </w:rPr>
      </w:pPr>
      <w:r w:rsidRPr="00715739">
        <w:rPr>
          <w:sz w:val="20"/>
          <w:szCs w:val="20"/>
        </w:rPr>
        <w:t>In addition, Robertson integrated an awareness of macro-economic forces into his decision-making process. While he was fundamentally a stock picker, he understood that broader economic and liquidity conditions could influence market behavior and sector performance. This macro sensitivity complemented his bottom-up research approach.</w:t>
      </w:r>
    </w:p>
    <w:p w14:paraId="6D475ACD" w14:textId="77777777" w:rsidR="009513D9" w:rsidRDefault="009513D9" w:rsidP="00135786">
      <w:pPr>
        <w:rPr>
          <w:b/>
          <w:bCs/>
          <w:sz w:val="24"/>
          <w:szCs w:val="24"/>
        </w:rPr>
      </w:pPr>
    </w:p>
    <w:p w14:paraId="4C0D8AC5" w14:textId="539A5129" w:rsidR="00135786" w:rsidRPr="00135786" w:rsidRDefault="001C3D73"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80BD57E" w14:textId="27D984A9" w:rsidR="00715739" w:rsidRPr="00715739" w:rsidRDefault="00F96967" w:rsidP="00F96967">
      <w:pPr>
        <w:jc w:val="both"/>
        <w:rPr>
          <w:sz w:val="20"/>
          <w:szCs w:val="20"/>
        </w:rPr>
      </w:pPr>
      <w:r>
        <w:rPr>
          <w:sz w:val="20"/>
          <w:szCs w:val="20"/>
        </w:rPr>
        <w:t>Robertson</w:t>
      </w:r>
      <w:r w:rsidR="00715739" w:rsidRPr="00715739">
        <w:rPr>
          <w:sz w:val="20"/>
          <w:szCs w:val="20"/>
        </w:rPr>
        <w:t>’s investment principles were built around a combination of intellectual rigor, ethical discipline, and structured risk management, which he consistently applied throughout his career at Tiger Management.</w:t>
      </w:r>
    </w:p>
    <w:p w14:paraId="590A2F91" w14:textId="77777777" w:rsidR="00715739" w:rsidRPr="00715739" w:rsidRDefault="00715739" w:rsidP="00F96967">
      <w:pPr>
        <w:jc w:val="both"/>
        <w:rPr>
          <w:sz w:val="20"/>
          <w:szCs w:val="20"/>
        </w:rPr>
      </w:pPr>
    </w:p>
    <w:p w14:paraId="76CFC3FC" w14:textId="77777777" w:rsidR="00715739" w:rsidRPr="00715739" w:rsidRDefault="00715739" w:rsidP="00F96967">
      <w:pPr>
        <w:jc w:val="both"/>
        <w:rPr>
          <w:sz w:val="20"/>
          <w:szCs w:val="20"/>
        </w:rPr>
      </w:pPr>
      <w:r w:rsidRPr="00715739">
        <w:rPr>
          <w:sz w:val="20"/>
          <w:szCs w:val="20"/>
        </w:rPr>
        <w:t>A central principle was rigorous research and due diligence. Robertson required a deep understanding of every investment idea before capital was committed, including a company’s business model, competitive position, financial strength, and management quality. He believed that strong investment outcomes were rooted in information advantage and careful analysis rather than speculation or market intuition.</w:t>
      </w:r>
    </w:p>
    <w:p w14:paraId="1B9E937C" w14:textId="77777777" w:rsidR="00715739" w:rsidRPr="00715739" w:rsidRDefault="00715739" w:rsidP="00F96967">
      <w:pPr>
        <w:jc w:val="both"/>
        <w:rPr>
          <w:sz w:val="20"/>
          <w:szCs w:val="20"/>
        </w:rPr>
      </w:pPr>
    </w:p>
    <w:p w14:paraId="2D8CB61E" w14:textId="77777777" w:rsidR="00715739" w:rsidRPr="00715739" w:rsidRDefault="00715739" w:rsidP="00F96967">
      <w:pPr>
        <w:jc w:val="both"/>
        <w:rPr>
          <w:sz w:val="20"/>
          <w:szCs w:val="20"/>
        </w:rPr>
      </w:pPr>
      <w:r w:rsidRPr="00715739">
        <w:rPr>
          <w:sz w:val="20"/>
          <w:szCs w:val="20"/>
        </w:rPr>
        <w:t>Closely tied to this was his emphasis on disciplined risk management. Robertson was highly conscious of downside exposure and structured his long–short portfolio to control risk while preserving upside potential. He was willing to take concentrated positions when conviction was high, but always within a framework that accounted for balance between longs and shorts.</w:t>
      </w:r>
    </w:p>
    <w:p w14:paraId="0A336DF9" w14:textId="77777777" w:rsidR="00715739" w:rsidRPr="00715739" w:rsidRDefault="00715739" w:rsidP="00F96967">
      <w:pPr>
        <w:jc w:val="both"/>
        <w:rPr>
          <w:sz w:val="20"/>
          <w:szCs w:val="20"/>
        </w:rPr>
      </w:pPr>
    </w:p>
    <w:p w14:paraId="720EB176" w14:textId="77777777" w:rsidR="00715739" w:rsidRPr="00715739" w:rsidRDefault="00715739" w:rsidP="00F96967">
      <w:pPr>
        <w:jc w:val="both"/>
        <w:rPr>
          <w:sz w:val="20"/>
          <w:szCs w:val="20"/>
        </w:rPr>
      </w:pPr>
      <w:r w:rsidRPr="00715739">
        <w:rPr>
          <w:sz w:val="20"/>
          <w:szCs w:val="20"/>
        </w:rPr>
        <w:lastRenderedPageBreak/>
        <w:t>He also placed strong importance on integrity and ethical standards in investing. Robertson expected honesty, transparency, and accountability in both his internal team and external investment relationships. He believed that long-term success in markets required trustworthiness and consistency in decision-making, especially when managing outside capital.</w:t>
      </w:r>
    </w:p>
    <w:p w14:paraId="38BAEB10" w14:textId="77777777" w:rsidR="00715739" w:rsidRPr="00715739" w:rsidRDefault="00715739" w:rsidP="00F96967">
      <w:pPr>
        <w:jc w:val="both"/>
        <w:rPr>
          <w:sz w:val="20"/>
          <w:szCs w:val="20"/>
        </w:rPr>
      </w:pPr>
    </w:p>
    <w:p w14:paraId="75D88D91" w14:textId="77777777" w:rsidR="00715739" w:rsidRPr="00715739" w:rsidRDefault="00715739" w:rsidP="00F96967">
      <w:pPr>
        <w:jc w:val="both"/>
        <w:rPr>
          <w:sz w:val="20"/>
          <w:szCs w:val="20"/>
        </w:rPr>
      </w:pPr>
      <w:r w:rsidRPr="00715739">
        <w:rPr>
          <w:sz w:val="20"/>
          <w:szCs w:val="20"/>
        </w:rPr>
        <w:t>Another key principle was the courage to act decisively on conviction. Robertson valued independent thinking and was willing to make bold investment decisions when his research supported a strong thesis, even if those positions were unpopular or contradicted prevailing market sentiment.</w:t>
      </w:r>
    </w:p>
    <w:p w14:paraId="0FBBDBD4" w14:textId="77777777" w:rsidR="00715739" w:rsidRPr="00715739" w:rsidRDefault="00715739" w:rsidP="00F96967">
      <w:pPr>
        <w:jc w:val="both"/>
        <w:rPr>
          <w:sz w:val="20"/>
          <w:szCs w:val="20"/>
        </w:rPr>
      </w:pPr>
    </w:p>
    <w:p w14:paraId="5D0BF668" w14:textId="7AE48476" w:rsidR="00D46ADF" w:rsidRDefault="00715739" w:rsidP="00715739">
      <w:pPr>
        <w:jc w:val="both"/>
        <w:rPr>
          <w:sz w:val="20"/>
          <w:szCs w:val="20"/>
        </w:rPr>
      </w:pPr>
      <w:r w:rsidRPr="00715739">
        <w:rPr>
          <w:sz w:val="20"/>
          <w:szCs w:val="20"/>
        </w:rPr>
        <w:t>Finally, Robertson strongly believed in talent development and mentorship. He cultivated a culture of excellence within Tiger Management and later extended this influence through the “Tiger Cubs,” many of whom became successful hedge fund managers. By mentoring emerging talent, he ensured that his investment principles—discipline, research depth, and conviction—were passed on to the next generation of investors.</w:t>
      </w:r>
    </w:p>
    <w:p w14:paraId="5078A98E" w14:textId="77777777" w:rsidR="00715739" w:rsidRDefault="00715739" w:rsidP="00715739">
      <w:pPr>
        <w:jc w:val="both"/>
        <w:rPr>
          <w:sz w:val="20"/>
          <w:szCs w:val="20"/>
        </w:rPr>
      </w:pPr>
    </w:p>
    <w:p w14:paraId="244D8FC4" w14:textId="474E7B1F" w:rsidR="00D46ADF" w:rsidRPr="00F96967" w:rsidRDefault="001C3D73" w:rsidP="00D46ADF">
      <w:pPr>
        <w:tabs>
          <w:tab w:val="left" w:pos="567"/>
        </w:tabs>
        <w:rPr>
          <w:b/>
          <w:bCs/>
        </w:rPr>
      </w:pPr>
      <w:r>
        <w:rPr>
          <w:b/>
          <w:bCs/>
        </w:rPr>
        <w:t xml:space="preserve">5.4 </w:t>
      </w:r>
      <w:r w:rsidR="00D46ADF" w:rsidRPr="00F96967">
        <w:rPr>
          <w:b/>
          <w:bCs/>
        </w:rPr>
        <w:t>Asset Allocation Strategy</w:t>
      </w:r>
    </w:p>
    <w:p w14:paraId="67886BA9" w14:textId="77777777" w:rsidR="00D46ADF" w:rsidRPr="00D46ADF" w:rsidRDefault="00D46ADF" w:rsidP="00D46ADF">
      <w:pPr>
        <w:tabs>
          <w:tab w:val="left" w:pos="567"/>
        </w:tabs>
      </w:pPr>
    </w:p>
    <w:p w14:paraId="342A8EF8" w14:textId="7D12E128" w:rsidR="00715739" w:rsidRDefault="00F96967" w:rsidP="00715739">
      <w:pPr>
        <w:tabs>
          <w:tab w:val="left" w:pos="567"/>
        </w:tabs>
        <w:jc w:val="both"/>
        <w:rPr>
          <w:sz w:val="20"/>
          <w:szCs w:val="20"/>
        </w:rPr>
      </w:pPr>
      <w:r>
        <w:rPr>
          <w:sz w:val="20"/>
          <w:szCs w:val="20"/>
        </w:rPr>
        <w:t>Robertson</w:t>
      </w:r>
      <w:r w:rsidR="00715739" w:rsidRPr="00715739">
        <w:rPr>
          <w:sz w:val="20"/>
          <w:szCs w:val="20"/>
        </w:rPr>
        <w:t>’s asset allocation strategy was deliberately global, flexible, and opportunistic, reflecting the structure and philosophy of Tiger Management. Unlike traditional portfolio managers who were constrained by geographic or asset-class boundaries, Robertson treated capital allocation as a dynamic process that could shift rapidly in response to changing market conditions.</w:t>
      </w:r>
    </w:p>
    <w:p w14:paraId="407B3820" w14:textId="77777777" w:rsidR="00715739" w:rsidRPr="00715739" w:rsidRDefault="00715739" w:rsidP="00F96967">
      <w:pPr>
        <w:tabs>
          <w:tab w:val="left" w:pos="567"/>
        </w:tabs>
        <w:jc w:val="both"/>
        <w:rPr>
          <w:sz w:val="20"/>
          <w:szCs w:val="20"/>
        </w:rPr>
      </w:pPr>
    </w:p>
    <w:p w14:paraId="5FBB8673" w14:textId="77777777" w:rsidR="00715739" w:rsidRDefault="00715739" w:rsidP="00715739">
      <w:pPr>
        <w:tabs>
          <w:tab w:val="left" w:pos="567"/>
        </w:tabs>
        <w:jc w:val="both"/>
        <w:rPr>
          <w:sz w:val="20"/>
          <w:szCs w:val="20"/>
        </w:rPr>
      </w:pPr>
      <w:r w:rsidRPr="00715739">
        <w:rPr>
          <w:sz w:val="20"/>
          <w:szCs w:val="20"/>
        </w:rPr>
        <w:t>A key feature of his approach was cross-asset flexibility. While equities formed the core of his portfolio, he also allocated capital to currencies and macroeconomic positions when he identified meaningful distortions or mispricing. This allowed him to express investment views not only through individual stocks but also through broader macro trends, particularly in foreign exchange markets and sector rotations.</w:t>
      </w:r>
    </w:p>
    <w:p w14:paraId="77EA2428" w14:textId="77777777" w:rsidR="00715739" w:rsidRPr="00715739" w:rsidRDefault="00715739" w:rsidP="00F96967">
      <w:pPr>
        <w:tabs>
          <w:tab w:val="left" w:pos="567"/>
        </w:tabs>
        <w:jc w:val="both"/>
        <w:rPr>
          <w:sz w:val="20"/>
          <w:szCs w:val="20"/>
        </w:rPr>
      </w:pPr>
    </w:p>
    <w:p w14:paraId="3821D91F" w14:textId="77777777" w:rsidR="00715739" w:rsidRDefault="00715739" w:rsidP="00715739">
      <w:pPr>
        <w:tabs>
          <w:tab w:val="left" w:pos="567"/>
        </w:tabs>
        <w:jc w:val="both"/>
        <w:rPr>
          <w:sz w:val="20"/>
          <w:szCs w:val="20"/>
        </w:rPr>
      </w:pPr>
      <w:r w:rsidRPr="00715739">
        <w:rPr>
          <w:sz w:val="20"/>
          <w:szCs w:val="20"/>
        </w:rPr>
        <w:t>Within equities, Robertson’s allocation was highly concentrated but globally diversified. He spread investments across multiple industries and regions, including financials, technology, industrials, and consumer sectors, but typically concentrated capital in a limited number of high-conviction ideas. This created a structure where diversification reduced systemic risk, while concentration amplified the impact of his best insights.</w:t>
      </w:r>
    </w:p>
    <w:p w14:paraId="49758D24" w14:textId="77777777" w:rsidR="00715739" w:rsidRPr="00715739" w:rsidRDefault="00715739" w:rsidP="00F96967">
      <w:pPr>
        <w:tabs>
          <w:tab w:val="left" w:pos="567"/>
        </w:tabs>
        <w:jc w:val="both"/>
        <w:rPr>
          <w:sz w:val="20"/>
          <w:szCs w:val="20"/>
        </w:rPr>
      </w:pPr>
    </w:p>
    <w:p w14:paraId="059350F5" w14:textId="77777777" w:rsidR="00715739" w:rsidRDefault="00715739" w:rsidP="00715739">
      <w:pPr>
        <w:tabs>
          <w:tab w:val="left" w:pos="567"/>
        </w:tabs>
        <w:jc w:val="both"/>
        <w:rPr>
          <w:sz w:val="20"/>
          <w:szCs w:val="20"/>
        </w:rPr>
      </w:pPr>
      <w:r w:rsidRPr="00715739">
        <w:rPr>
          <w:sz w:val="20"/>
          <w:szCs w:val="20"/>
        </w:rPr>
        <w:t>He also placed strong emphasis on sectoral opportunism, increasing exposure to industries where he believed inefficiencies were greatest. For example, he often allocated heavily to sectors undergoing structural change or market dislocation, where rigorous research could uncover mispriced assets before the broader market adjusted.</w:t>
      </w:r>
    </w:p>
    <w:p w14:paraId="1C4E530A" w14:textId="77777777" w:rsidR="00715739" w:rsidRPr="00715739" w:rsidRDefault="00715739" w:rsidP="00F96967">
      <w:pPr>
        <w:tabs>
          <w:tab w:val="left" w:pos="567"/>
        </w:tabs>
        <w:jc w:val="both"/>
        <w:rPr>
          <w:sz w:val="20"/>
          <w:szCs w:val="20"/>
        </w:rPr>
      </w:pPr>
    </w:p>
    <w:p w14:paraId="7F95808C" w14:textId="77777777" w:rsidR="00715739" w:rsidRDefault="00715739" w:rsidP="00715739">
      <w:pPr>
        <w:tabs>
          <w:tab w:val="left" w:pos="567"/>
        </w:tabs>
        <w:jc w:val="both"/>
        <w:rPr>
          <w:sz w:val="20"/>
          <w:szCs w:val="20"/>
        </w:rPr>
      </w:pPr>
      <w:r w:rsidRPr="00715739">
        <w:rPr>
          <w:sz w:val="20"/>
          <w:szCs w:val="20"/>
        </w:rPr>
        <w:t>A defining element of his allocation philosophy was strategic agility. Robertson believed hedge funds needed the ability to adapt quickly, increasing or reducing exposure as fundamentals, liquidity conditions, or macro environments evolved. This flexibility allowed him to reposition capital decisively during shifts in market regimes, reinforcing the active nature of his investment style.</w:t>
      </w:r>
    </w:p>
    <w:p w14:paraId="24E0AB9D" w14:textId="77777777" w:rsidR="00715739" w:rsidRPr="00D46ADF" w:rsidRDefault="00715739" w:rsidP="00F96967">
      <w:pPr>
        <w:tabs>
          <w:tab w:val="left" w:pos="567"/>
        </w:tabs>
      </w:pPr>
    </w:p>
    <w:p w14:paraId="4E9108D3" w14:textId="210E6F14" w:rsidR="00D46ADF" w:rsidRPr="00F96967" w:rsidRDefault="001C3D73" w:rsidP="00D46ADF">
      <w:pPr>
        <w:tabs>
          <w:tab w:val="left" w:pos="567"/>
        </w:tabs>
        <w:rPr>
          <w:b/>
          <w:bCs/>
        </w:rPr>
      </w:pPr>
      <w:r>
        <w:rPr>
          <w:b/>
          <w:bCs/>
        </w:rPr>
        <w:t xml:space="preserve">5.5 </w:t>
      </w:r>
      <w:r w:rsidR="00D46ADF" w:rsidRPr="00F96967">
        <w:rPr>
          <w:b/>
          <w:bCs/>
        </w:rPr>
        <w:t>Stock Selection Methodology</w:t>
      </w:r>
    </w:p>
    <w:p w14:paraId="42AE5006" w14:textId="77777777" w:rsidR="00D46ADF" w:rsidRPr="00D46ADF" w:rsidRDefault="00D46ADF" w:rsidP="00D46ADF">
      <w:pPr>
        <w:tabs>
          <w:tab w:val="left" w:pos="567"/>
        </w:tabs>
      </w:pPr>
    </w:p>
    <w:p w14:paraId="5CC6CE8A" w14:textId="46B5A167" w:rsidR="00715739" w:rsidRPr="00715739" w:rsidRDefault="00F96967" w:rsidP="00F96967">
      <w:pPr>
        <w:tabs>
          <w:tab w:val="left" w:pos="567"/>
        </w:tabs>
        <w:jc w:val="both"/>
        <w:rPr>
          <w:sz w:val="20"/>
          <w:szCs w:val="20"/>
        </w:rPr>
      </w:pPr>
      <w:r>
        <w:rPr>
          <w:sz w:val="20"/>
          <w:szCs w:val="20"/>
        </w:rPr>
        <w:t>Robertson</w:t>
      </w:r>
      <w:r w:rsidR="00715739" w:rsidRPr="00715739">
        <w:rPr>
          <w:sz w:val="20"/>
          <w:szCs w:val="20"/>
        </w:rPr>
        <w:t>’s stock selection methodology was grounded in a disciplined fundamental research process that aimed to identify mispriced securities through a deep understanding of business quality and market inefficiencies, as practiced within Tiger Management.</w:t>
      </w:r>
    </w:p>
    <w:p w14:paraId="51EE7E57" w14:textId="77777777" w:rsidR="00715739" w:rsidRPr="00715739" w:rsidRDefault="00715739" w:rsidP="00F96967">
      <w:pPr>
        <w:tabs>
          <w:tab w:val="left" w:pos="567"/>
        </w:tabs>
        <w:jc w:val="both"/>
        <w:rPr>
          <w:sz w:val="20"/>
          <w:szCs w:val="20"/>
        </w:rPr>
      </w:pPr>
    </w:p>
    <w:p w14:paraId="4571B343" w14:textId="77777777" w:rsidR="00715739" w:rsidRPr="00715739" w:rsidRDefault="00715739" w:rsidP="00F96967">
      <w:pPr>
        <w:tabs>
          <w:tab w:val="left" w:pos="567"/>
        </w:tabs>
        <w:jc w:val="both"/>
        <w:rPr>
          <w:sz w:val="20"/>
          <w:szCs w:val="20"/>
        </w:rPr>
      </w:pPr>
      <w:r w:rsidRPr="00715739">
        <w:rPr>
          <w:sz w:val="20"/>
          <w:szCs w:val="20"/>
        </w:rPr>
        <w:t>At the core of his approach was the search for companies with strong and durable fundamentals. Robertson focused on firms with predictable earnings power, solid balance sheets, and management teams capable of executing long-term strategies effectively. He placed significant weight on business quality, often prioritizing competitive positioning and industry structure over short-term price movements or momentum.</w:t>
      </w:r>
    </w:p>
    <w:p w14:paraId="35F6DB25" w14:textId="77777777" w:rsidR="00715739" w:rsidRPr="00715739" w:rsidRDefault="00715739" w:rsidP="00F96967">
      <w:pPr>
        <w:tabs>
          <w:tab w:val="left" w:pos="567"/>
        </w:tabs>
        <w:jc w:val="both"/>
        <w:rPr>
          <w:sz w:val="20"/>
          <w:szCs w:val="20"/>
        </w:rPr>
      </w:pPr>
    </w:p>
    <w:p w14:paraId="5A41F10F" w14:textId="77777777" w:rsidR="00715739" w:rsidRPr="00715739" w:rsidRDefault="00715739" w:rsidP="00F96967">
      <w:pPr>
        <w:tabs>
          <w:tab w:val="left" w:pos="567"/>
        </w:tabs>
        <w:jc w:val="both"/>
        <w:rPr>
          <w:sz w:val="20"/>
          <w:szCs w:val="20"/>
        </w:rPr>
      </w:pPr>
      <w:r w:rsidRPr="00715739">
        <w:rPr>
          <w:sz w:val="20"/>
          <w:szCs w:val="20"/>
        </w:rPr>
        <w:lastRenderedPageBreak/>
        <w:t>A defining element of his methodology was identifying competitive advantages and defensible market positions. He sought companies that could sustain profitability over time due to structural strengths such as pricing power, scale advantages, or dominant market share. These characteristics, in his view, created the foundation for long-term value creation.</w:t>
      </w:r>
    </w:p>
    <w:p w14:paraId="2EC9A564" w14:textId="77777777" w:rsidR="00715739" w:rsidRPr="00715739" w:rsidRDefault="00715739" w:rsidP="00F96967">
      <w:pPr>
        <w:tabs>
          <w:tab w:val="left" w:pos="567"/>
        </w:tabs>
        <w:jc w:val="both"/>
        <w:rPr>
          <w:sz w:val="20"/>
          <w:szCs w:val="20"/>
        </w:rPr>
      </w:pPr>
    </w:p>
    <w:p w14:paraId="08DAB81C" w14:textId="77777777" w:rsidR="00715739" w:rsidRPr="00715739" w:rsidRDefault="00715739" w:rsidP="00F96967">
      <w:pPr>
        <w:tabs>
          <w:tab w:val="left" w:pos="567"/>
        </w:tabs>
        <w:jc w:val="both"/>
        <w:rPr>
          <w:sz w:val="20"/>
          <w:szCs w:val="20"/>
        </w:rPr>
      </w:pPr>
      <w:r w:rsidRPr="00715739">
        <w:rPr>
          <w:sz w:val="20"/>
          <w:szCs w:val="20"/>
        </w:rPr>
        <w:t>Equally important was his focus on valuation inefficiencies. Robertson consistently looked for situations where the market price did not accurately reflect a company’s intrinsic value, either due to temporary pessimism or structural misunderstanding. This value-oriented lens allowed him to build long positions in undervalued companies while simultaneously identifying overextended or vulnerable businesses to short.</w:t>
      </w:r>
    </w:p>
    <w:p w14:paraId="49D5C84A" w14:textId="77777777" w:rsidR="00715739" w:rsidRPr="00715739" w:rsidRDefault="00715739" w:rsidP="00F96967">
      <w:pPr>
        <w:tabs>
          <w:tab w:val="left" w:pos="567"/>
        </w:tabs>
        <w:jc w:val="both"/>
        <w:rPr>
          <w:sz w:val="20"/>
          <w:szCs w:val="20"/>
        </w:rPr>
      </w:pPr>
    </w:p>
    <w:p w14:paraId="2971889D" w14:textId="77777777" w:rsidR="00715739" w:rsidRPr="00715739" w:rsidRDefault="00715739" w:rsidP="00F96967">
      <w:pPr>
        <w:tabs>
          <w:tab w:val="left" w:pos="567"/>
        </w:tabs>
        <w:jc w:val="both"/>
        <w:rPr>
          <w:sz w:val="20"/>
          <w:szCs w:val="20"/>
        </w:rPr>
      </w:pPr>
      <w:r w:rsidRPr="00715739">
        <w:rPr>
          <w:sz w:val="20"/>
          <w:szCs w:val="20"/>
        </w:rPr>
        <w:t>His methodology was also distinctly global in scope. Robertson did not restrict his investment universe to a single region; instead, he applied the same analytical framework across international markets. This global flexibility enabled him to exploit mispricing wherever it appeared, increasing the opportunity set available to his fund.</w:t>
      </w:r>
    </w:p>
    <w:p w14:paraId="0392BEB0" w14:textId="77777777" w:rsidR="00715739" w:rsidRPr="00715739" w:rsidRDefault="00715739" w:rsidP="00F96967">
      <w:pPr>
        <w:tabs>
          <w:tab w:val="left" w:pos="567"/>
        </w:tabs>
        <w:jc w:val="both"/>
        <w:rPr>
          <w:sz w:val="20"/>
          <w:szCs w:val="20"/>
        </w:rPr>
      </w:pPr>
    </w:p>
    <w:p w14:paraId="2FAA1CA3" w14:textId="77777777" w:rsidR="00715739" w:rsidRPr="00715739" w:rsidRDefault="00715739" w:rsidP="00F96967">
      <w:pPr>
        <w:tabs>
          <w:tab w:val="left" w:pos="567"/>
        </w:tabs>
        <w:jc w:val="both"/>
        <w:rPr>
          <w:sz w:val="20"/>
          <w:szCs w:val="20"/>
        </w:rPr>
      </w:pPr>
      <w:r w:rsidRPr="00715739">
        <w:rPr>
          <w:sz w:val="20"/>
          <w:szCs w:val="20"/>
        </w:rPr>
        <w:t>Importantly, his stock selection process incorporated a long–short dual perspective. While long positions were built on strong fundamentals and undervaluation, short positions targeted companies with weak business models, deteriorating fundamentals, or excessive valuations. This balanced approach allowed him to generate returns from both sides of the market while managing overall portfolio risk.</w:t>
      </w:r>
    </w:p>
    <w:p w14:paraId="2C19639F" w14:textId="77777777" w:rsidR="00715739" w:rsidRPr="00715739" w:rsidRDefault="00715739" w:rsidP="00F96967">
      <w:pPr>
        <w:tabs>
          <w:tab w:val="left" w:pos="567"/>
        </w:tabs>
        <w:jc w:val="both"/>
        <w:rPr>
          <w:sz w:val="20"/>
          <w:szCs w:val="20"/>
        </w:rPr>
      </w:pPr>
    </w:p>
    <w:p w14:paraId="650F8C66" w14:textId="77777777" w:rsidR="00715739" w:rsidRPr="00715739" w:rsidRDefault="00715739" w:rsidP="00F96967">
      <w:pPr>
        <w:tabs>
          <w:tab w:val="left" w:pos="567"/>
        </w:tabs>
        <w:jc w:val="both"/>
        <w:rPr>
          <w:sz w:val="20"/>
          <w:szCs w:val="20"/>
        </w:rPr>
      </w:pPr>
      <w:r w:rsidRPr="00715739">
        <w:rPr>
          <w:sz w:val="20"/>
          <w:szCs w:val="20"/>
        </w:rPr>
        <w:t>Finally, Robertson integrated a degree of macro awareness into his bottom-up research. Although fundamentally a stock picker, he considered broader economic and sector trends to ensure that his positions were aligned with or protected against shifting market environments.</w:t>
      </w:r>
    </w:p>
    <w:p w14:paraId="0CB1D37F" w14:textId="77777777" w:rsidR="00715739" w:rsidRPr="00D46ADF" w:rsidRDefault="00715739" w:rsidP="00F96967">
      <w:pPr>
        <w:tabs>
          <w:tab w:val="left" w:pos="567"/>
        </w:tabs>
      </w:pPr>
    </w:p>
    <w:p w14:paraId="2D0C7074" w14:textId="6D1A5F84" w:rsidR="00D46ADF" w:rsidRPr="00F96967" w:rsidRDefault="001C3D73" w:rsidP="00D46ADF">
      <w:pPr>
        <w:tabs>
          <w:tab w:val="left" w:pos="567"/>
        </w:tabs>
        <w:rPr>
          <w:b/>
          <w:bCs/>
        </w:rPr>
      </w:pPr>
      <w:r>
        <w:rPr>
          <w:b/>
          <w:bCs/>
        </w:rPr>
        <w:t xml:space="preserve">5.6 </w:t>
      </w:r>
      <w:r w:rsidR="00D46ADF" w:rsidRPr="00F96967">
        <w:rPr>
          <w:b/>
          <w:bCs/>
        </w:rPr>
        <w:t>Valuation Methodology</w:t>
      </w:r>
    </w:p>
    <w:p w14:paraId="7B3EF952" w14:textId="77777777" w:rsidR="00D46ADF" w:rsidRPr="00F96967" w:rsidRDefault="00D46ADF" w:rsidP="00D46ADF">
      <w:pPr>
        <w:tabs>
          <w:tab w:val="left" w:pos="567"/>
        </w:tabs>
        <w:rPr>
          <w:sz w:val="20"/>
          <w:szCs w:val="20"/>
        </w:rPr>
      </w:pPr>
    </w:p>
    <w:p w14:paraId="78AB361A" w14:textId="658E6269" w:rsidR="00715739" w:rsidRPr="00715739" w:rsidRDefault="00F96967" w:rsidP="00F96967">
      <w:pPr>
        <w:tabs>
          <w:tab w:val="left" w:pos="567"/>
        </w:tabs>
        <w:jc w:val="both"/>
        <w:rPr>
          <w:sz w:val="20"/>
          <w:szCs w:val="20"/>
        </w:rPr>
      </w:pPr>
      <w:r>
        <w:rPr>
          <w:sz w:val="20"/>
          <w:szCs w:val="20"/>
        </w:rPr>
        <w:t>Robertson</w:t>
      </w:r>
      <w:r w:rsidR="00715739" w:rsidRPr="00715739">
        <w:rPr>
          <w:sz w:val="20"/>
          <w:szCs w:val="20"/>
        </w:rPr>
        <w:t>’s valuation methodology was anchored in a conservative, fundamentals-based framework that prioritized durability of returns over speculative growth assumptions, as consistently applied within Tiger Management.</w:t>
      </w:r>
    </w:p>
    <w:p w14:paraId="5B476BAB" w14:textId="77777777" w:rsidR="00715739" w:rsidRPr="00715739" w:rsidRDefault="00715739" w:rsidP="00F96967">
      <w:pPr>
        <w:tabs>
          <w:tab w:val="left" w:pos="567"/>
        </w:tabs>
        <w:jc w:val="both"/>
        <w:rPr>
          <w:sz w:val="20"/>
          <w:szCs w:val="20"/>
        </w:rPr>
      </w:pPr>
    </w:p>
    <w:p w14:paraId="5DFA726F" w14:textId="77777777" w:rsidR="00715739" w:rsidRPr="00715739" w:rsidRDefault="00715739" w:rsidP="00F96967">
      <w:pPr>
        <w:tabs>
          <w:tab w:val="left" w:pos="567"/>
        </w:tabs>
        <w:jc w:val="both"/>
        <w:rPr>
          <w:sz w:val="20"/>
          <w:szCs w:val="20"/>
        </w:rPr>
      </w:pPr>
      <w:r w:rsidRPr="00715739">
        <w:rPr>
          <w:sz w:val="20"/>
          <w:szCs w:val="20"/>
        </w:rPr>
        <w:t>At the center of his approach was an emphasis on earnings power and cash flow generation. Robertson valued companies based on their ability to produce sustainable, predictable cash flows over time, rather than relying on short-term earnings spikes or aggressive future projections. This focus helped him ground valuation in economic reality rather than market optimism.</w:t>
      </w:r>
    </w:p>
    <w:p w14:paraId="6C04FB11" w14:textId="77777777" w:rsidR="00715739" w:rsidRPr="00715739" w:rsidRDefault="00715739" w:rsidP="00F96967">
      <w:pPr>
        <w:tabs>
          <w:tab w:val="left" w:pos="567"/>
        </w:tabs>
        <w:jc w:val="both"/>
        <w:rPr>
          <w:sz w:val="20"/>
          <w:szCs w:val="20"/>
        </w:rPr>
      </w:pPr>
    </w:p>
    <w:p w14:paraId="1620A6DA" w14:textId="77777777" w:rsidR="00715739" w:rsidRPr="00715739" w:rsidRDefault="00715739" w:rsidP="00F96967">
      <w:pPr>
        <w:tabs>
          <w:tab w:val="left" w:pos="567"/>
        </w:tabs>
        <w:jc w:val="both"/>
        <w:rPr>
          <w:sz w:val="20"/>
          <w:szCs w:val="20"/>
        </w:rPr>
      </w:pPr>
      <w:r w:rsidRPr="00715739">
        <w:rPr>
          <w:sz w:val="20"/>
          <w:szCs w:val="20"/>
        </w:rPr>
        <w:t>A key principle in his process was the use of a margin of safety before committing capital. He sought to invest only when a meaningful gap existed between a company’s intrinsic value and its market price, ensuring downside protection even if assumptions proved partially incorrect. This discipline reduced exposure to permanent capital loss and reinforced his long-term orientation.</w:t>
      </w:r>
    </w:p>
    <w:p w14:paraId="7DADAD6B" w14:textId="77777777" w:rsidR="00715739" w:rsidRPr="00715739" w:rsidRDefault="00715739" w:rsidP="00F96967">
      <w:pPr>
        <w:tabs>
          <w:tab w:val="left" w:pos="567"/>
        </w:tabs>
        <w:jc w:val="both"/>
        <w:rPr>
          <w:sz w:val="20"/>
          <w:szCs w:val="20"/>
        </w:rPr>
      </w:pPr>
    </w:p>
    <w:p w14:paraId="0AE2D2DE" w14:textId="77777777" w:rsidR="00715739" w:rsidRPr="00715739" w:rsidRDefault="00715739" w:rsidP="00F96967">
      <w:pPr>
        <w:tabs>
          <w:tab w:val="left" w:pos="567"/>
        </w:tabs>
        <w:jc w:val="both"/>
        <w:rPr>
          <w:sz w:val="20"/>
          <w:szCs w:val="20"/>
        </w:rPr>
      </w:pPr>
      <w:r w:rsidRPr="00715739">
        <w:rPr>
          <w:sz w:val="20"/>
          <w:szCs w:val="20"/>
        </w:rPr>
        <w:t>Robertson also deliberately avoided speculative valuation frameworks, such as those based on high multiples of revenue or extrapolated growth rates. He was skeptical of pricing models that depended heavily on optimistic future scenarios, preferring instead to base valuation on observable business performance and proven financial strength.</w:t>
      </w:r>
    </w:p>
    <w:p w14:paraId="3AC03ED4" w14:textId="77777777" w:rsidR="00715739" w:rsidRPr="00715739" w:rsidRDefault="00715739" w:rsidP="00F96967">
      <w:pPr>
        <w:tabs>
          <w:tab w:val="left" w:pos="567"/>
        </w:tabs>
        <w:jc w:val="both"/>
        <w:rPr>
          <w:sz w:val="20"/>
          <w:szCs w:val="20"/>
        </w:rPr>
      </w:pPr>
    </w:p>
    <w:p w14:paraId="7C371CFC" w14:textId="77777777" w:rsidR="00715739" w:rsidRPr="00715739" w:rsidRDefault="00715739" w:rsidP="00F96967">
      <w:pPr>
        <w:tabs>
          <w:tab w:val="left" w:pos="567"/>
        </w:tabs>
        <w:jc w:val="both"/>
        <w:rPr>
          <w:sz w:val="20"/>
          <w:szCs w:val="20"/>
        </w:rPr>
      </w:pPr>
      <w:r w:rsidRPr="00715739">
        <w:rPr>
          <w:sz w:val="20"/>
          <w:szCs w:val="20"/>
        </w:rPr>
        <w:t>Another important element of his methodology was relative valuation analysis. Rather than evaluating companies in isolation, Robertson often compared firms within the same industry to identify mispricing and structural advantages. This approach helped him spot winners and losers in competitive landscapes, particularly in sectors undergoing change or disruption.</w:t>
      </w:r>
    </w:p>
    <w:p w14:paraId="695FE4CF" w14:textId="77777777" w:rsidR="00715739" w:rsidRPr="00715739" w:rsidRDefault="00715739" w:rsidP="00F96967">
      <w:pPr>
        <w:tabs>
          <w:tab w:val="left" w:pos="567"/>
        </w:tabs>
        <w:jc w:val="both"/>
        <w:rPr>
          <w:sz w:val="20"/>
          <w:szCs w:val="20"/>
        </w:rPr>
      </w:pPr>
    </w:p>
    <w:p w14:paraId="1ED9BD61" w14:textId="77777777" w:rsidR="00715739" w:rsidRPr="00715739" w:rsidRDefault="00715739" w:rsidP="00F96967">
      <w:pPr>
        <w:tabs>
          <w:tab w:val="left" w:pos="567"/>
        </w:tabs>
        <w:jc w:val="both"/>
        <w:rPr>
          <w:sz w:val="20"/>
          <w:szCs w:val="20"/>
        </w:rPr>
      </w:pPr>
      <w:r w:rsidRPr="00715739">
        <w:rPr>
          <w:sz w:val="20"/>
          <w:szCs w:val="20"/>
        </w:rPr>
        <w:t>Underlying all of these techniques was his focus on competitive positioning and business quality. He believed that valuation could not be separated from a company’s economic moat, industry structure, and management effectiveness. Stronger businesses deserved higher valuation ranges, but only when justified by durable fundamentals.</w:t>
      </w:r>
    </w:p>
    <w:p w14:paraId="073BCF2B" w14:textId="77777777" w:rsidR="00715739" w:rsidRPr="00D46ADF" w:rsidRDefault="00715739" w:rsidP="00F96967">
      <w:pPr>
        <w:tabs>
          <w:tab w:val="left" w:pos="567"/>
        </w:tabs>
      </w:pPr>
    </w:p>
    <w:p w14:paraId="5142D7E6" w14:textId="02ADD5C6" w:rsidR="00D46ADF" w:rsidRPr="00F96967" w:rsidRDefault="001C3D73" w:rsidP="00F96967">
      <w:pPr>
        <w:tabs>
          <w:tab w:val="left" w:pos="567"/>
        </w:tabs>
        <w:rPr>
          <w:b/>
          <w:bCs/>
        </w:rPr>
      </w:pPr>
      <w:r>
        <w:rPr>
          <w:b/>
          <w:bCs/>
        </w:rPr>
        <w:t xml:space="preserve">5.7 </w:t>
      </w:r>
      <w:r w:rsidR="00D46ADF" w:rsidRPr="00F96967">
        <w:rPr>
          <w:b/>
          <w:bCs/>
        </w:rPr>
        <w:t>Selling Criteria</w:t>
      </w:r>
    </w:p>
    <w:p w14:paraId="19A683C3" w14:textId="77777777" w:rsidR="00D46ADF" w:rsidRPr="00D46ADF" w:rsidRDefault="00D46ADF" w:rsidP="009513D9">
      <w:pPr>
        <w:jc w:val="both"/>
        <w:rPr>
          <w:sz w:val="20"/>
          <w:szCs w:val="20"/>
        </w:rPr>
      </w:pPr>
    </w:p>
    <w:p w14:paraId="797B6FF7" w14:textId="2E082F00" w:rsidR="00715739" w:rsidRPr="00715739" w:rsidRDefault="00F96967" w:rsidP="00715739">
      <w:pPr>
        <w:jc w:val="both"/>
        <w:rPr>
          <w:sz w:val="20"/>
          <w:szCs w:val="20"/>
        </w:rPr>
      </w:pPr>
      <w:r>
        <w:rPr>
          <w:sz w:val="20"/>
          <w:szCs w:val="20"/>
        </w:rPr>
        <w:t>Robertson</w:t>
      </w:r>
      <w:r w:rsidR="00715739" w:rsidRPr="00715739">
        <w:rPr>
          <w:sz w:val="20"/>
          <w:szCs w:val="20"/>
        </w:rPr>
        <w:t>’s selling criteria were as disciplined and research-driven as his investment selection process, reflecting the structured approach used within Tiger Management.</w:t>
      </w:r>
    </w:p>
    <w:p w14:paraId="0F8356DC" w14:textId="77777777" w:rsidR="00715739" w:rsidRPr="00715739" w:rsidRDefault="00715739" w:rsidP="00715739">
      <w:pPr>
        <w:jc w:val="both"/>
        <w:rPr>
          <w:sz w:val="20"/>
          <w:szCs w:val="20"/>
        </w:rPr>
      </w:pPr>
    </w:p>
    <w:p w14:paraId="3CA800C7" w14:textId="77777777" w:rsidR="00715739" w:rsidRPr="00715739" w:rsidRDefault="00715739" w:rsidP="00715739">
      <w:pPr>
        <w:jc w:val="both"/>
        <w:rPr>
          <w:sz w:val="20"/>
          <w:szCs w:val="20"/>
        </w:rPr>
      </w:pPr>
      <w:r w:rsidRPr="00715739">
        <w:rPr>
          <w:sz w:val="20"/>
          <w:szCs w:val="20"/>
        </w:rPr>
        <w:t>A primary reason for selling was the realization of intrinsic value. When a stock’s market price approached or fully reflected Robertson’s estimate of its underlying business value, he would reduce or exit the position. He viewed this as a rational reallocation of capital, ensuring that gains were locked in once the market had recognized the value he initially identified.</w:t>
      </w:r>
    </w:p>
    <w:p w14:paraId="14329761" w14:textId="77777777" w:rsidR="00715739" w:rsidRPr="00715739" w:rsidRDefault="00715739" w:rsidP="00715739">
      <w:pPr>
        <w:jc w:val="both"/>
        <w:rPr>
          <w:sz w:val="20"/>
          <w:szCs w:val="20"/>
        </w:rPr>
      </w:pPr>
    </w:p>
    <w:p w14:paraId="73E629D8" w14:textId="77777777" w:rsidR="00715739" w:rsidRPr="00715739" w:rsidRDefault="00715739" w:rsidP="00715739">
      <w:pPr>
        <w:jc w:val="both"/>
        <w:rPr>
          <w:sz w:val="20"/>
          <w:szCs w:val="20"/>
        </w:rPr>
      </w:pPr>
      <w:r w:rsidRPr="00715739">
        <w:rPr>
          <w:sz w:val="20"/>
          <w:szCs w:val="20"/>
        </w:rPr>
        <w:t>Another key trigger was the deterioration of fundamentals. If a company’s earnings power weakened, competitive position eroded, or management execution declined, Robertson would reassess the investment thesis. Because his strategy relied heavily on business quality and forward earnings potential, any structural weakening in these areas signaled that the original rationale for ownership may no longer be valid.</w:t>
      </w:r>
    </w:p>
    <w:p w14:paraId="5FE039DB" w14:textId="77777777" w:rsidR="00715739" w:rsidRPr="00715739" w:rsidRDefault="00715739" w:rsidP="00715739">
      <w:pPr>
        <w:jc w:val="both"/>
        <w:rPr>
          <w:sz w:val="20"/>
          <w:szCs w:val="20"/>
        </w:rPr>
      </w:pPr>
    </w:p>
    <w:p w14:paraId="38186019" w14:textId="77777777" w:rsidR="00715739" w:rsidRPr="00715739" w:rsidRDefault="00715739" w:rsidP="00715739">
      <w:pPr>
        <w:jc w:val="both"/>
        <w:rPr>
          <w:sz w:val="20"/>
          <w:szCs w:val="20"/>
        </w:rPr>
      </w:pPr>
      <w:r w:rsidRPr="00715739">
        <w:rPr>
          <w:sz w:val="20"/>
          <w:szCs w:val="20"/>
        </w:rPr>
        <w:t>He also sold positions when macro conditions materially undermined the thesis. While primarily a bottom-up investor, Robertson was attentive to broader economic and liquidity environments. If shifts in interest rates, market cycles, or sector-wide pressures significantly impaired a company’s outlook, he was willing to exit even strong businesses if the risk-reward profile changed.</w:t>
      </w:r>
    </w:p>
    <w:p w14:paraId="1A2B7B3F" w14:textId="77777777" w:rsidR="00715739" w:rsidRPr="00715739" w:rsidRDefault="00715739" w:rsidP="00715739">
      <w:pPr>
        <w:jc w:val="both"/>
        <w:rPr>
          <w:sz w:val="20"/>
          <w:szCs w:val="20"/>
        </w:rPr>
      </w:pPr>
    </w:p>
    <w:p w14:paraId="1123E366" w14:textId="77777777" w:rsidR="00715739" w:rsidRPr="00715739" w:rsidRDefault="00715739" w:rsidP="00715739">
      <w:pPr>
        <w:jc w:val="both"/>
        <w:rPr>
          <w:sz w:val="20"/>
          <w:szCs w:val="20"/>
        </w:rPr>
      </w:pPr>
      <w:r w:rsidRPr="00715739">
        <w:rPr>
          <w:sz w:val="20"/>
          <w:szCs w:val="20"/>
        </w:rPr>
        <w:t>In addition, Robertson practiced opportunity-driven portfolio rotation. He believed capital should always be allocated to its highest expected return use. As a result, he would sell holdings not only due to weakness but also when superior investment opportunities emerged elsewhere, allowing him to continuously upgrade the quality of the portfolio.</w:t>
      </w:r>
    </w:p>
    <w:p w14:paraId="28D78CC8" w14:textId="77777777" w:rsidR="00715739" w:rsidRPr="00715739" w:rsidRDefault="00715739" w:rsidP="00715739">
      <w:pPr>
        <w:jc w:val="both"/>
        <w:rPr>
          <w:sz w:val="20"/>
          <w:szCs w:val="20"/>
        </w:rPr>
      </w:pPr>
    </w:p>
    <w:p w14:paraId="7040AE7E" w14:textId="77777777" w:rsidR="00715739" w:rsidRPr="00715739" w:rsidRDefault="00715739" w:rsidP="00715739">
      <w:pPr>
        <w:jc w:val="both"/>
        <w:rPr>
          <w:sz w:val="20"/>
          <w:szCs w:val="20"/>
        </w:rPr>
      </w:pPr>
      <w:r w:rsidRPr="00715739">
        <w:rPr>
          <w:sz w:val="20"/>
          <w:szCs w:val="20"/>
        </w:rPr>
        <w:t>Importantly, his selling process was governed by the same discipline as his buying decisions. He avoided emotional attachment to positions and emphasized objective reassessment over time, ensuring that capital remained concentrated in the most attractive risk-adjusted opportunities.</w:t>
      </w:r>
    </w:p>
    <w:p w14:paraId="516FF025" w14:textId="77777777" w:rsidR="009513D9" w:rsidRDefault="009513D9" w:rsidP="0065485B">
      <w:pPr>
        <w:rPr>
          <w:b/>
          <w:bCs/>
          <w:sz w:val="24"/>
          <w:szCs w:val="24"/>
        </w:rPr>
      </w:pPr>
    </w:p>
    <w:p w14:paraId="1CA497BC" w14:textId="5487AB99" w:rsidR="0065485B" w:rsidRPr="00135786" w:rsidRDefault="001C3D73" w:rsidP="0065485B">
      <w:pPr>
        <w:rPr>
          <w:b/>
          <w:bCs/>
          <w:sz w:val="24"/>
          <w:szCs w:val="24"/>
        </w:rPr>
      </w:pPr>
      <w:r>
        <w:rPr>
          <w:b/>
          <w:bCs/>
          <w:sz w:val="24"/>
          <w:szCs w:val="24"/>
        </w:rPr>
        <w:t xml:space="preserve">6. </w:t>
      </w:r>
      <w:r w:rsidR="00D46ADF" w:rsidRPr="00135786">
        <w:rPr>
          <w:b/>
          <w:bCs/>
          <w:sz w:val="24"/>
          <w:szCs w:val="24"/>
        </w:rPr>
        <w:t xml:space="preserve">INVESTMENT </w:t>
      </w:r>
      <w:r w:rsidR="00D46ADF">
        <w:rPr>
          <w:b/>
          <w:bCs/>
          <w:sz w:val="24"/>
          <w:szCs w:val="24"/>
        </w:rPr>
        <w:t>MISTAKES</w:t>
      </w:r>
    </w:p>
    <w:p w14:paraId="4435E035" w14:textId="6B9A61BE" w:rsidR="0065485B" w:rsidRPr="009F2EAB" w:rsidRDefault="0065485B" w:rsidP="000C08D2">
      <w:pPr>
        <w:rPr>
          <w:sz w:val="20"/>
          <w:szCs w:val="20"/>
        </w:rPr>
      </w:pPr>
    </w:p>
    <w:p w14:paraId="295FC25E" w14:textId="176A2310" w:rsidR="00715739" w:rsidRPr="00715739" w:rsidRDefault="00F96967" w:rsidP="00F96967">
      <w:pPr>
        <w:jc w:val="both"/>
        <w:rPr>
          <w:sz w:val="20"/>
          <w:szCs w:val="20"/>
          <w:lang w:val="en-US"/>
        </w:rPr>
      </w:pPr>
      <w:r>
        <w:rPr>
          <w:sz w:val="20"/>
          <w:szCs w:val="20"/>
          <w:lang w:val="en-US"/>
        </w:rPr>
        <w:t>Robertson</w:t>
      </w:r>
      <w:r w:rsidR="00715739" w:rsidRPr="00715739">
        <w:rPr>
          <w:sz w:val="20"/>
          <w:szCs w:val="20"/>
          <w:lang w:val="en-US"/>
        </w:rPr>
        <w:t>’s career included several well-documented investment mistakes, which provide important context to his otherwise exceptional record at Tiger Management.</w:t>
      </w:r>
    </w:p>
    <w:p w14:paraId="59B0662A" w14:textId="77777777" w:rsidR="00715739" w:rsidRPr="00715739" w:rsidRDefault="00715739" w:rsidP="00F96967">
      <w:pPr>
        <w:jc w:val="both"/>
        <w:rPr>
          <w:sz w:val="20"/>
          <w:szCs w:val="20"/>
          <w:lang w:val="en-US"/>
        </w:rPr>
      </w:pPr>
    </w:p>
    <w:p w14:paraId="5F4C472D" w14:textId="77777777" w:rsidR="00715739" w:rsidRPr="00715739" w:rsidRDefault="00715739" w:rsidP="00F96967">
      <w:pPr>
        <w:jc w:val="both"/>
        <w:rPr>
          <w:sz w:val="20"/>
          <w:szCs w:val="20"/>
          <w:lang w:val="en-US"/>
        </w:rPr>
      </w:pPr>
      <w:r w:rsidRPr="00715739">
        <w:rPr>
          <w:sz w:val="20"/>
          <w:szCs w:val="20"/>
          <w:lang w:val="en-US"/>
        </w:rPr>
        <w:t>One of his most significant setbacks came from a large macro bet against the Japanese yen in the late 1990s. Robertson expected the yen to weaken and positioned the fund heavily in that direction. However, the currency instead strengthened, moving against his position and contributing to substantial losses—commonly reported at around $2 billion for Tiger Management. This episode highlighted the risks of concentrated macroeconomic positioning, even for highly experienced investors.</w:t>
      </w:r>
    </w:p>
    <w:p w14:paraId="0C537519" w14:textId="77777777" w:rsidR="00715739" w:rsidRPr="00715739" w:rsidRDefault="00715739" w:rsidP="00F96967">
      <w:pPr>
        <w:jc w:val="both"/>
        <w:rPr>
          <w:sz w:val="20"/>
          <w:szCs w:val="20"/>
          <w:lang w:val="en-US"/>
        </w:rPr>
      </w:pPr>
    </w:p>
    <w:p w14:paraId="78BFFB33" w14:textId="77777777" w:rsidR="00715739" w:rsidRPr="00715739" w:rsidRDefault="00715739" w:rsidP="00F96967">
      <w:pPr>
        <w:jc w:val="both"/>
        <w:rPr>
          <w:sz w:val="20"/>
          <w:szCs w:val="20"/>
          <w:lang w:val="en-US"/>
        </w:rPr>
      </w:pPr>
      <w:r w:rsidRPr="00715739">
        <w:rPr>
          <w:sz w:val="20"/>
          <w:szCs w:val="20"/>
          <w:lang w:val="en-US"/>
        </w:rPr>
        <w:t>Another major challenge was his underexposure to technology stocks during the dot-com boom. True to his value-oriented discipline, Robertson avoided many internet and high-valuation tech companies, believing they were fundamentally detached from earnings reality. While this view proved correct in the long run—many of those companies collapsed after 2000—his early skepticism caused significant relative underperformance compared to technology-heavy benchmarks and peers during the late 1990s. This performance gap ultimately contributed to investor redemptions and pressure on the fund.</w:t>
      </w:r>
    </w:p>
    <w:p w14:paraId="7814B96D" w14:textId="77777777" w:rsidR="00715739" w:rsidRPr="00715739" w:rsidRDefault="00715739" w:rsidP="00F96967">
      <w:pPr>
        <w:jc w:val="both"/>
        <w:rPr>
          <w:sz w:val="20"/>
          <w:szCs w:val="20"/>
          <w:lang w:val="en-US"/>
        </w:rPr>
      </w:pPr>
    </w:p>
    <w:p w14:paraId="4E1A8C00" w14:textId="77777777" w:rsidR="00715739" w:rsidRPr="00715739" w:rsidRDefault="00715739" w:rsidP="00F96967">
      <w:pPr>
        <w:jc w:val="both"/>
        <w:rPr>
          <w:sz w:val="20"/>
          <w:szCs w:val="20"/>
          <w:lang w:val="en-US"/>
        </w:rPr>
      </w:pPr>
      <w:r w:rsidRPr="00715739">
        <w:rPr>
          <w:sz w:val="20"/>
          <w:szCs w:val="20"/>
          <w:lang w:val="en-US"/>
        </w:rPr>
        <w:t>Robertson’s portfolio also experienced losses from concentrated positions in cyclical or distressed “old economy” companies, including a notable investment in US Airways. While this position reflected his conviction-based style, the airline’s financial instability and industry challenges led to poor outcomes and reinforced the risks of large single-name exposure.</w:t>
      </w:r>
    </w:p>
    <w:p w14:paraId="6B79AA26" w14:textId="77777777" w:rsidR="00715739" w:rsidRPr="00715739" w:rsidRDefault="00715739" w:rsidP="00F96967">
      <w:pPr>
        <w:jc w:val="both"/>
        <w:rPr>
          <w:sz w:val="20"/>
          <w:szCs w:val="20"/>
          <w:lang w:val="en-US"/>
        </w:rPr>
      </w:pPr>
    </w:p>
    <w:p w14:paraId="35815EF4" w14:textId="77777777" w:rsidR="00715739" w:rsidRPr="00715739" w:rsidRDefault="00715739" w:rsidP="00F96967">
      <w:pPr>
        <w:jc w:val="both"/>
        <w:rPr>
          <w:sz w:val="20"/>
          <w:szCs w:val="20"/>
          <w:lang w:val="en-US"/>
        </w:rPr>
      </w:pPr>
      <w:r w:rsidRPr="00715739">
        <w:rPr>
          <w:sz w:val="20"/>
          <w:szCs w:val="20"/>
          <w:lang w:val="en-US"/>
        </w:rPr>
        <w:t>By early 2000, combined effects of macro losses, style divergence from the market, and capital withdrawals reduced Tiger Management’s assets under management from roughly $20 billion to about $6.5 billion, prompting Robertson to make the decision to close the fund and return capital to investors.</w:t>
      </w:r>
    </w:p>
    <w:p w14:paraId="3F2486E4" w14:textId="77777777" w:rsidR="00715739" w:rsidRPr="00715739" w:rsidRDefault="00715739" w:rsidP="00F96967">
      <w:pPr>
        <w:jc w:val="both"/>
        <w:rPr>
          <w:sz w:val="20"/>
          <w:szCs w:val="20"/>
          <w:lang w:val="en-US"/>
        </w:rPr>
      </w:pPr>
    </w:p>
    <w:p w14:paraId="4CE74281" w14:textId="49321CFF" w:rsidR="00715739" w:rsidRDefault="00715739" w:rsidP="00715739">
      <w:pPr>
        <w:jc w:val="both"/>
        <w:rPr>
          <w:sz w:val="20"/>
          <w:szCs w:val="20"/>
          <w:lang w:val="en-US"/>
        </w:rPr>
      </w:pPr>
      <w:r w:rsidRPr="00715739">
        <w:rPr>
          <w:sz w:val="20"/>
          <w:szCs w:val="20"/>
          <w:lang w:val="en-US"/>
        </w:rPr>
        <w:lastRenderedPageBreak/>
        <w:t>Despite these setbacks, Robertson’s mistakes are often viewed as philosophical consequences of his disciplined investment style rather than random errors. He remained committed to his value-based, research-driven framework even when it temporarily conflicted with prevailing market trends. His experience underscores a key lesson in investing: even highly successful strategies can face extended periods of underperformance when market regimes shift, particularly during speculative cycles.</w:t>
      </w:r>
    </w:p>
    <w:p w14:paraId="5C2D7123" w14:textId="77777777" w:rsidR="00130275" w:rsidRPr="009F2EAB" w:rsidRDefault="00130275" w:rsidP="00130275">
      <w:pPr>
        <w:rPr>
          <w:sz w:val="20"/>
          <w:szCs w:val="20"/>
        </w:rPr>
      </w:pPr>
    </w:p>
    <w:p w14:paraId="565A397C" w14:textId="2F7541EC" w:rsidR="00130275" w:rsidRPr="00292CBE" w:rsidRDefault="001C3D73"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6F55AA9A"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“Our mandate is to find the 200 best companies in the world and invest in them, and find the 200 worst companies in the world and go short on them. If the 200 best don't do better than the 200 worst, you should probably be in another business.” — </w:t>
      </w:r>
      <w:r w:rsidRPr="00C545EA">
        <w:rPr>
          <w:i/>
          <w:iCs/>
          <w:sz w:val="20"/>
          <w:szCs w:val="20"/>
          <w:lang w:val="en-US"/>
        </w:rPr>
        <w:t>Julian Robertson Quotes</w:t>
      </w:r>
      <w:r w:rsidRPr="00C545EA">
        <w:rPr>
          <w:sz w:val="20"/>
          <w:szCs w:val="20"/>
          <w:lang w:val="en-US"/>
        </w:rPr>
        <w:t xml:space="preserve">, A-Z Quotes, accessed August 12, 2025, </w:t>
      </w:r>
      <w:hyperlink r:id="rId7" w:history="1">
        <w:r w:rsidRPr="00C545EA">
          <w:rPr>
            <w:rStyle w:val="Hyperlink"/>
            <w:sz w:val="20"/>
            <w:szCs w:val="20"/>
            <w:lang w:val="en-US"/>
          </w:rPr>
          <w:t>https://www.azquotes.com/author/44229-Julian_Robertson</w:t>
        </w:r>
      </w:hyperlink>
    </w:p>
    <w:p w14:paraId="30986868" w14:textId="77777777" w:rsidR="00C545EA" w:rsidRPr="00C545EA" w:rsidRDefault="00C545EA" w:rsidP="00131B68">
      <w:pPr>
        <w:ind w:left="360" w:hanging="360"/>
        <w:jc w:val="both"/>
        <w:rPr>
          <w:sz w:val="20"/>
          <w:szCs w:val="20"/>
          <w:lang w:val="en-US"/>
        </w:rPr>
      </w:pPr>
    </w:p>
    <w:p w14:paraId="447EBED8"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“In baseball, you can hit 40 home runs on a single-A-league team and never get paid a thing. But in a hedge fund, you get paid on your batting average. So you go to the worst league you can find, where there's the least competition.” — </w:t>
      </w:r>
      <w:r w:rsidRPr="00C545EA">
        <w:rPr>
          <w:i/>
          <w:iCs/>
          <w:sz w:val="20"/>
          <w:szCs w:val="20"/>
          <w:lang w:val="en-US"/>
        </w:rPr>
        <w:t>Julian Robertson Quotes</w:t>
      </w:r>
      <w:r w:rsidRPr="00C545EA">
        <w:rPr>
          <w:sz w:val="20"/>
          <w:szCs w:val="20"/>
          <w:lang w:val="en-US"/>
        </w:rPr>
        <w:t xml:space="preserve">, BrainyQuote, accessed August 12, 2025, </w:t>
      </w:r>
      <w:hyperlink r:id="rId8" w:history="1">
        <w:r w:rsidRPr="00C545EA">
          <w:rPr>
            <w:rStyle w:val="Hyperlink"/>
            <w:sz w:val="20"/>
            <w:szCs w:val="20"/>
            <w:lang w:val="en-US"/>
          </w:rPr>
          <w:t>https://www.brainyquote.com/authors/julian-robertson-quotes</w:t>
        </w:r>
      </w:hyperlink>
    </w:p>
    <w:p w14:paraId="6F9E74DD" w14:textId="77777777" w:rsidR="00C545EA" w:rsidRPr="00C545EA" w:rsidRDefault="00C545EA" w:rsidP="00131B68">
      <w:pPr>
        <w:ind w:left="360" w:hanging="360"/>
        <w:jc w:val="both"/>
        <w:rPr>
          <w:sz w:val="20"/>
          <w:szCs w:val="20"/>
          <w:lang w:val="en-US"/>
        </w:rPr>
      </w:pPr>
    </w:p>
    <w:p w14:paraId="4D6C49B2"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“I suppose if I were younger, I would be investing in Africa.” — </w:t>
      </w:r>
      <w:r w:rsidRPr="00C545EA">
        <w:rPr>
          <w:i/>
          <w:iCs/>
          <w:sz w:val="20"/>
          <w:szCs w:val="20"/>
          <w:lang w:val="en-US"/>
        </w:rPr>
        <w:t>Julian Robertson Quotes</w:t>
      </w:r>
      <w:r w:rsidRPr="00C545EA">
        <w:rPr>
          <w:sz w:val="20"/>
          <w:szCs w:val="20"/>
          <w:lang w:val="en-US"/>
        </w:rPr>
        <w:t xml:space="preserve">, BrainyQuote, accessed August 12, 2025, </w:t>
      </w:r>
      <w:hyperlink r:id="rId9" w:history="1">
        <w:r w:rsidRPr="00C545EA">
          <w:rPr>
            <w:rStyle w:val="Hyperlink"/>
            <w:sz w:val="20"/>
            <w:szCs w:val="20"/>
            <w:lang w:val="en-US"/>
          </w:rPr>
          <w:t>https://www.brainyquote.com/authors/julian-robertson-quotes</w:t>
        </w:r>
      </w:hyperlink>
    </w:p>
    <w:p w14:paraId="7E2809BD" w14:textId="77777777" w:rsidR="00C545EA" w:rsidRPr="00C545EA" w:rsidRDefault="00C545EA" w:rsidP="00131B68">
      <w:pPr>
        <w:ind w:left="360" w:hanging="360"/>
        <w:jc w:val="both"/>
        <w:rPr>
          <w:sz w:val="20"/>
          <w:szCs w:val="20"/>
          <w:lang w:val="en-US"/>
        </w:rPr>
      </w:pPr>
    </w:p>
    <w:p w14:paraId="4E541AB7"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“Accounting was the course that helped me more than anything.” — </w:t>
      </w:r>
      <w:r w:rsidRPr="00C545EA">
        <w:rPr>
          <w:i/>
          <w:iCs/>
          <w:sz w:val="20"/>
          <w:szCs w:val="20"/>
          <w:lang w:val="en-US"/>
        </w:rPr>
        <w:t>Julian Robertson Quotes</w:t>
      </w:r>
      <w:r w:rsidRPr="00C545EA">
        <w:rPr>
          <w:sz w:val="20"/>
          <w:szCs w:val="20"/>
          <w:lang w:val="en-US"/>
        </w:rPr>
        <w:t xml:space="preserve">, BrainyQuote, accessed August 12, 2025, </w:t>
      </w:r>
      <w:hyperlink r:id="rId10" w:history="1">
        <w:r w:rsidRPr="00C545EA">
          <w:rPr>
            <w:rStyle w:val="Hyperlink"/>
            <w:sz w:val="20"/>
            <w:szCs w:val="20"/>
            <w:lang w:val="en-US"/>
          </w:rPr>
          <w:t>https://www.brainyquote.com/authors/julian-robertson-quotes</w:t>
        </w:r>
      </w:hyperlink>
    </w:p>
    <w:p w14:paraId="2591DB2B" w14:textId="77777777" w:rsidR="00C545EA" w:rsidRPr="00C545EA" w:rsidRDefault="00C545EA" w:rsidP="00131B68">
      <w:pPr>
        <w:ind w:left="360" w:hanging="360"/>
        <w:jc w:val="both"/>
        <w:rPr>
          <w:sz w:val="20"/>
          <w:szCs w:val="20"/>
          <w:lang w:val="en-US"/>
        </w:rPr>
      </w:pPr>
    </w:p>
    <w:p w14:paraId="0B91AB49"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“My message is get into what you love and really want to do and can do. And there are these tests you can take for that. All the colleges have them.” — </w:t>
      </w:r>
      <w:r w:rsidRPr="00C545EA">
        <w:rPr>
          <w:i/>
          <w:iCs/>
          <w:sz w:val="20"/>
          <w:szCs w:val="20"/>
          <w:lang w:val="en-US"/>
        </w:rPr>
        <w:t>Julian Robertson Quotes</w:t>
      </w:r>
      <w:r w:rsidRPr="00C545EA">
        <w:rPr>
          <w:sz w:val="20"/>
          <w:szCs w:val="20"/>
          <w:lang w:val="en-US"/>
        </w:rPr>
        <w:t xml:space="preserve">, QuotesWell, August 6, 2023, </w:t>
      </w:r>
      <w:hyperlink r:id="rId11" w:history="1">
        <w:r w:rsidRPr="00C545EA">
          <w:rPr>
            <w:rStyle w:val="Hyperlink"/>
            <w:sz w:val="20"/>
            <w:szCs w:val="20"/>
            <w:lang w:val="en-US"/>
          </w:rPr>
          <w:t>https://quoteswell.com/julian-robertson-quotes/</w:t>
        </w:r>
      </w:hyperlink>
    </w:p>
    <w:p w14:paraId="60FB1819" w14:textId="77777777" w:rsidR="00C545EA" w:rsidRPr="00C545EA" w:rsidRDefault="00C545EA" w:rsidP="00131B68">
      <w:pPr>
        <w:ind w:left="360" w:hanging="360"/>
        <w:jc w:val="both"/>
        <w:rPr>
          <w:sz w:val="20"/>
          <w:szCs w:val="20"/>
          <w:lang w:val="en-US"/>
        </w:rPr>
      </w:pPr>
    </w:p>
    <w:p w14:paraId="6E64C9F6"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“The man I respect the most in the business – and he’s in the hedge fund business – is probably Stan Druckenmiller. He’s just so smart and so good and so up on everything. I think he’s a fantastic investor.” — </w:t>
      </w:r>
      <w:r w:rsidRPr="00C545EA">
        <w:rPr>
          <w:i/>
          <w:iCs/>
          <w:sz w:val="20"/>
          <w:szCs w:val="20"/>
          <w:lang w:val="en-US"/>
        </w:rPr>
        <w:t>Julian Robertson Quotes</w:t>
      </w:r>
      <w:r w:rsidRPr="00C545EA">
        <w:rPr>
          <w:sz w:val="20"/>
          <w:szCs w:val="20"/>
          <w:lang w:val="en-US"/>
        </w:rPr>
        <w:t xml:space="preserve">, QuotesWell, August 6, 2023, </w:t>
      </w:r>
      <w:hyperlink r:id="rId12" w:history="1">
        <w:r w:rsidRPr="00C545EA">
          <w:rPr>
            <w:rStyle w:val="Hyperlink"/>
            <w:sz w:val="20"/>
            <w:szCs w:val="20"/>
            <w:lang w:val="en-US"/>
          </w:rPr>
          <w:t>https://quoteswell.com/julian-robertson-quotes/</w:t>
        </w:r>
      </w:hyperlink>
    </w:p>
    <w:p w14:paraId="5823372F" w14:textId="77777777" w:rsidR="00C545EA" w:rsidRPr="00C545EA" w:rsidRDefault="00C545EA" w:rsidP="00131B68">
      <w:pPr>
        <w:ind w:left="360" w:hanging="360"/>
        <w:jc w:val="both"/>
        <w:rPr>
          <w:sz w:val="20"/>
          <w:szCs w:val="20"/>
          <w:lang w:val="en-US"/>
        </w:rPr>
      </w:pPr>
    </w:p>
    <w:p w14:paraId="2BA4D648" w14:textId="77777777" w:rsidR="00C545EA" w:rsidRPr="00C545EA" w:rsidRDefault="00C545EA" w:rsidP="00131B68">
      <w:pPr>
        <w:numPr>
          <w:ilvl w:val="0"/>
          <w:numId w:val="3"/>
        </w:numPr>
        <w:tabs>
          <w:tab w:val="clear" w:pos="720"/>
          <w:tab w:val="num" w:pos="360"/>
        </w:tabs>
        <w:ind w:left="360"/>
        <w:jc w:val="both"/>
        <w:rPr>
          <w:sz w:val="20"/>
          <w:szCs w:val="20"/>
          <w:lang w:val="en-US"/>
        </w:rPr>
      </w:pPr>
      <w:r w:rsidRPr="00C545EA">
        <w:rPr>
          <w:sz w:val="20"/>
          <w:szCs w:val="20"/>
          <w:lang w:val="en-US"/>
        </w:rPr>
        <w:t xml:space="preserve">“It seems to me that the least deserving recipients of wealth are inheritors. Further, there are many indications that inheritors often have trouble adjusting to their unearned inheritance.” — </w:t>
      </w:r>
      <w:r w:rsidRPr="00C545EA">
        <w:rPr>
          <w:i/>
          <w:iCs/>
          <w:sz w:val="20"/>
          <w:szCs w:val="20"/>
          <w:lang w:val="en-US"/>
        </w:rPr>
        <w:t>Julian Robertson Quotes</w:t>
      </w:r>
      <w:r w:rsidRPr="00C545EA">
        <w:rPr>
          <w:sz w:val="20"/>
          <w:szCs w:val="20"/>
          <w:lang w:val="en-US"/>
        </w:rPr>
        <w:t xml:space="preserve">, QuotesWell, August 6, 2023, </w:t>
      </w:r>
      <w:hyperlink r:id="rId13" w:history="1">
        <w:r w:rsidRPr="00C545EA">
          <w:rPr>
            <w:rStyle w:val="Hyperlink"/>
            <w:sz w:val="20"/>
            <w:szCs w:val="20"/>
            <w:lang w:val="en-US"/>
          </w:rPr>
          <w:t>https://quoteswell.com/julian-robertson-quotes/</w:t>
        </w:r>
      </w:hyperlink>
    </w:p>
    <w:p w14:paraId="057981D7" w14:textId="77777777" w:rsidR="00705110" w:rsidRPr="009F2EAB" w:rsidRDefault="00705110" w:rsidP="00130275">
      <w:pPr>
        <w:rPr>
          <w:sz w:val="20"/>
          <w:szCs w:val="20"/>
        </w:rPr>
      </w:pPr>
    </w:p>
    <w:p w14:paraId="7C9C3D4E" w14:textId="3FBB3DCE" w:rsidR="00130275" w:rsidRPr="00292CBE" w:rsidRDefault="001C3D73"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78F9530A" w:rsidR="00130275" w:rsidRPr="00284D06" w:rsidRDefault="001C3D73" w:rsidP="00130275">
      <w:pPr>
        <w:rPr>
          <w:b/>
          <w:bCs/>
          <w:sz w:val="24"/>
          <w:szCs w:val="24"/>
        </w:rPr>
      </w:pPr>
      <w:r>
        <w:rPr>
          <w:b/>
          <w:bCs/>
          <w:sz w:val="24"/>
          <w:szCs w:val="24"/>
        </w:rPr>
        <w:t xml:space="preserve">8.1 </w:t>
      </w:r>
      <w:r w:rsidR="00130275" w:rsidRPr="00284D06">
        <w:rPr>
          <w:b/>
          <w:bCs/>
          <w:sz w:val="24"/>
          <w:szCs w:val="24"/>
        </w:rPr>
        <w:t xml:space="preserve">Books by </w:t>
      </w:r>
      <w:r w:rsidR="00C545EA">
        <w:rPr>
          <w:b/>
          <w:bCs/>
          <w:sz w:val="24"/>
          <w:szCs w:val="24"/>
        </w:rPr>
        <w:t>Julian Robertson</w:t>
      </w:r>
    </w:p>
    <w:p w14:paraId="677C9C11" w14:textId="77777777" w:rsidR="00130275" w:rsidRPr="0051101A" w:rsidRDefault="00130275" w:rsidP="00130275">
      <w:pPr>
        <w:rPr>
          <w:sz w:val="20"/>
          <w:szCs w:val="20"/>
        </w:rPr>
      </w:pPr>
    </w:p>
    <w:p w14:paraId="609D4927" w14:textId="0A12759B" w:rsidR="00130275" w:rsidRDefault="00C545EA" w:rsidP="00130275">
      <w:pPr>
        <w:rPr>
          <w:sz w:val="20"/>
          <w:szCs w:val="20"/>
        </w:rPr>
      </w:pPr>
      <w:r w:rsidRPr="00C545EA">
        <w:rPr>
          <w:sz w:val="20"/>
          <w:szCs w:val="20"/>
        </w:rPr>
        <w:t>Robertson has not authored any books.</w:t>
      </w:r>
    </w:p>
    <w:p w14:paraId="139D1CDD" w14:textId="77777777" w:rsidR="00C545EA" w:rsidRDefault="00C545EA" w:rsidP="00130275"/>
    <w:p w14:paraId="0D0C48D8" w14:textId="0BF3D3F0" w:rsidR="00130275" w:rsidRPr="007C12FD" w:rsidRDefault="001C3D73"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6C0189">
        <w:rPr>
          <w:b/>
          <w:bCs/>
          <w:sz w:val="24"/>
          <w:szCs w:val="24"/>
        </w:rPr>
        <w:t>Julian Robertson</w:t>
      </w:r>
    </w:p>
    <w:p w14:paraId="2B533A9F" w14:textId="77777777" w:rsidR="00130275" w:rsidRDefault="00130275" w:rsidP="008431A5">
      <w:pPr>
        <w:tabs>
          <w:tab w:val="left" w:pos="426"/>
        </w:tabs>
        <w:rPr>
          <w:ins w:id="2" w:author="Nuraena Abad" w:date="2026-05-22T13:39:00Z" w16du:dateUtc="2026-05-22T03:39:00Z"/>
          <w:sz w:val="20"/>
          <w:szCs w:val="20"/>
        </w:rPr>
      </w:pPr>
    </w:p>
    <w:p w14:paraId="0A9CF52C" w14:textId="5B244601" w:rsidR="000F32B3" w:rsidRDefault="004329D0" w:rsidP="000F32B3">
      <w:pPr>
        <w:tabs>
          <w:tab w:val="left" w:pos="426"/>
        </w:tabs>
        <w:ind w:left="426" w:hanging="426"/>
        <w:rPr>
          <w:ins w:id="3" w:author="Nuraena Abad" w:date="2026-05-22T13:40:00Z" w16du:dateUtc="2026-05-22T03:40:00Z"/>
          <w:sz w:val="20"/>
          <w:szCs w:val="20"/>
        </w:rPr>
        <w:pPrChange w:id="4" w:author="Nuraena Abad" w:date="2026-05-22T13:40:00Z" w16du:dateUtc="2026-05-22T03:40:00Z">
          <w:pPr>
            <w:tabs>
              <w:tab w:val="left" w:pos="426"/>
            </w:tabs>
          </w:pPr>
        </w:pPrChange>
      </w:pPr>
      <w:ins w:id="5" w:author="Nuraena Abad" w:date="2026-05-22T13:43:00Z" w16du:dateUtc="2026-05-22T03:43:00Z">
        <w:r>
          <w:rPr>
            <w:sz w:val="20"/>
            <w:szCs w:val="20"/>
          </w:rPr>
          <w:t>1</w:t>
        </w:r>
      </w:ins>
      <w:ins w:id="6" w:author="Nuraena Abad" w:date="2026-05-22T13:39:00Z" w16du:dateUtc="2026-05-22T03:39:00Z">
        <w:r w:rsidR="000F32B3">
          <w:rPr>
            <w:sz w:val="20"/>
            <w:szCs w:val="20"/>
          </w:rPr>
          <w:t>.</w:t>
        </w:r>
      </w:ins>
      <w:ins w:id="7" w:author="Nuraena Abad" w:date="2026-05-22T13:40:00Z" w16du:dateUtc="2026-05-22T03:40:00Z">
        <w:r w:rsidR="000F32B3">
          <w:rPr>
            <w:sz w:val="20"/>
            <w:szCs w:val="20"/>
          </w:rPr>
          <w:tab/>
          <w:t>“</w:t>
        </w:r>
        <w:r w:rsidR="000F32B3" w:rsidRPr="000F32B3">
          <w:rPr>
            <w:b/>
            <w:bCs/>
            <w:sz w:val="20"/>
            <w:szCs w:val="20"/>
            <w:rPrChange w:id="8" w:author="Nuraena Abad" w:date="2026-05-22T13:40:00Z" w16du:dateUtc="2026-05-22T03:40:00Z">
              <w:rPr>
                <w:sz w:val="20"/>
                <w:szCs w:val="20"/>
              </w:rPr>
            </w:rPrChange>
          </w:rPr>
          <w:t>Julian Robertson talks about Norway and the Norwegian krone</w:t>
        </w:r>
        <w:r w:rsidR="000F32B3">
          <w:rPr>
            <w:sz w:val="20"/>
            <w:szCs w:val="20"/>
          </w:rPr>
          <w:t xml:space="preserve">” </w:t>
        </w:r>
        <w:r w:rsidR="000F32B3">
          <w:rPr>
            <w:sz w:val="20"/>
            <w:szCs w:val="20"/>
          </w:rPr>
          <w:fldChar w:fldCharType="begin"/>
        </w:r>
        <w:r w:rsidR="000F32B3">
          <w:rPr>
            <w:sz w:val="20"/>
            <w:szCs w:val="20"/>
          </w:rPr>
          <w:instrText>HYPERLINK "</w:instrText>
        </w:r>
        <w:r w:rsidR="000F32B3" w:rsidRPr="000F32B3">
          <w:rPr>
            <w:sz w:val="20"/>
            <w:szCs w:val="20"/>
          </w:rPr>
          <w:instrText>https://www.youtube.com/watch?v=JXMOVFWxekg</w:instrText>
        </w:r>
        <w:r w:rsidR="000F32B3">
          <w:rPr>
            <w:sz w:val="20"/>
            <w:szCs w:val="20"/>
          </w:rPr>
          <w:instrText>"</w:instrText>
        </w:r>
        <w:r w:rsidR="000F32B3">
          <w:rPr>
            <w:sz w:val="20"/>
            <w:szCs w:val="20"/>
          </w:rPr>
          <w:fldChar w:fldCharType="separate"/>
        </w:r>
        <w:r w:rsidR="000F32B3" w:rsidRPr="009468C0">
          <w:rPr>
            <w:rStyle w:val="Hyperlink"/>
            <w:sz w:val="20"/>
            <w:szCs w:val="20"/>
          </w:rPr>
          <w:t>https://www.youtube.com/watch?v=JXMOVFWxekg</w:t>
        </w:r>
        <w:r w:rsidR="000F32B3">
          <w:rPr>
            <w:sz w:val="20"/>
            <w:szCs w:val="20"/>
          </w:rPr>
          <w:fldChar w:fldCharType="end"/>
        </w:r>
        <w:r w:rsidR="000F32B3">
          <w:rPr>
            <w:sz w:val="20"/>
            <w:szCs w:val="20"/>
          </w:rPr>
          <w:t xml:space="preserve">  </w:t>
        </w:r>
      </w:ins>
      <w:ins w:id="9" w:author="Nuraena Abad" w:date="2026-05-22T13:44:00Z" w16du:dateUtc="2026-05-22T03:44:00Z">
        <w:r w:rsidR="00FB296F">
          <w:rPr>
            <w:sz w:val="20"/>
            <w:szCs w:val="20"/>
          </w:rPr>
          <w:t xml:space="preserve">CNBC </w:t>
        </w:r>
      </w:ins>
      <w:ins w:id="10" w:author="Nuraena Abad" w:date="2026-05-22T13:40:00Z" w16du:dateUtc="2026-05-22T03:40:00Z">
        <w:r w:rsidR="000F32B3">
          <w:rPr>
            <w:sz w:val="20"/>
            <w:szCs w:val="20"/>
          </w:rPr>
          <w:t>(2009) (YouTube video)</w:t>
        </w:r>
      </w:ins>
    </w:p>
    <w:p w14:paraId="4A459B66" w14:textId="77777777" w:rsidR="000F32B3" w:rsidRDefault="000F32B3" w:rsidP="008431A5">
      <w:pPr>
        <w:tabs>
          <w:tab w:val="left" w:pos="426"/>
        </w:tabs>
        <w:rPr>
          <w:ins w:id="11" w:author="Nuraena Abad" w:date="2026-05-22T13:36:00Z" w16du:dateUtc="2026-05-22T03:36:00Z"/>
          <w:sz w:val="20"/>
          <w:szCs w:val="20"/>
        </w:rPr>
      </w:pPr>
    </w:p>
    <w:p w14:paraId="3AE21C3E" w14:textId="3380548B" w:rsidR="009C0F82" w:rsidRDefault="004329D0" w:rsidP="009C0F82">
      <w:pPr>
        <w:tabs>
          <w:tab w:val="left" w:pos="426"/>
        </w:tabs>
        <w:ind w:left="426" w:hanging="426"/>
        <w:rPr>
          <w:ins w:id="12" w:author="Nuraena Abad" w:date="2026-05-22T13:36:00Z" w16du:dateUtc="2026-05-22T03:36:00Z"/>
          <w:sz w:val="20"/>
          <w:szCs w:val="20"/>
        </w:rPr>
        <w:pPrChange w:id="13" w:author="Nuraena Abad" w:date="2026-05-22T13:37:00Z" w16du:dateUtc="2026-05-22T03:37:00Z">
          <w:pPr>
            <w:tabs>
              <w:tab w:val="left" w:pos="426"/>
            </w:tabs>
          </w:pPr>
        </w:pPrChange>
      </w:pPr>
      <w:ins w:id="14" w:author="Nuraena Abad" w:date="2026-05-22T13:43:00Z" w16du:dateUtc="2026-05-22T03:43:00Z">
        <w:r>
          <w:rPr>
            <w:sz w:val="20"/>
            <w:szCs w:val="20"/>
          </w:rPr>
          <w:t>2</w:t>
        </w:r>
      </w:ins>
      <w:ins w:id="15" w:author="Nuraena Abad" w:date="2026-05-22T13:36:00Z" w16du:dateUtc="2026-05-22T03:36:00Z">
        <w:r w:rsidR="009C0F82">
          <w:rPr>
            <w:sz w:val="20"/>
            <w:szCs w:val="20"/>
          </w:rPr>
          <w:t>.</w:t>
        </w:r>
        <w:r w:rsidR="009C0F82">
          <w:rPr>
            <w:sz w:val="20"/>
            <w:szCs w:val="20"/>
          </w:rPr>
          <w:tab/>
          <w:t>“</w:t>
        </w:r>
        <w:r w:rsidR="009C0F82" w:rsidRPr="009C0F82">
          <w:rPr>
            <w:b/>
            <w:bCs/>
            <w:sz w:val="20"/>
            <w:szCs w:val="20"/>
            <w:rPrChange w:id="16" w:author="Nuraena Abad" w:date="2026-05-22T13:37:00Z" w16du:dateUtc="2026-05-22T03:37:00Z">
              <w:rPr>
                <w:sz w:val="20"/>
                <w:szCs w:val="20"/>
              </w:rPr>
            </w:rPrChange>
          </w:rPr>
          <w:t>Julian Robertson, Founder &amp; Former CEO - Tiger Management</w:t>
        </w:r>
        <w:r w:rsidR="009C0F82">
          <w:rPr>
            <w:sz w:val="20"/>
            <w:szCs w:val="20"/>
          </w:rPr>
          <w:t>”</w:t>
        </w:r>
      </w:ins>
      <w:ins w:id="17" w:author="Nuraena Abad" w:date="2026-05-22T13:37:00Z" w16du:dateUtc="2026-05-22T03:37:00Z">
        <w:r w:rsidR="009C0F82">
          <w:rPr>
            <w:sz w:val="20"/>
            <w:szCs w:val="20"/>
          </w:rPr>
          <w:t xml:space="preserve"> </w:t>
        </w:r>
        <w:r w:rsidR="009C0F82">
          <w:rPr>
            <w:sz w:val="20"/>
            <w:szCs w:val="20"/>
          </w:rPr>
          <w:fldChar w:fldCharType="begin"/>
        </w:r>
        <w:r w:rsidR="009C0F82">
          <w:rPr>
            <w:sz w:val="20"/>
            <w:szCs w:val="20"/>
          </w:rPr>
          <w:instrText>HYPERLINK "</w:instrText>
        </w:r>
        <w:r w:rsidR="009C0F82" w:rsidRPr="009C0F82">
          <w:rPr>
            <w:sz w:val="20"/>
            <w:szCs w:val="20"/>
          </w:rPr>
          <w:instrText>https://www.youtube.com/watch?v=apco3D5B_7A</w:instrText>
        </w:r>
        <w:r w:rsidR="009C0F82">
          <w:rPr>
            <w:sz w:val="20"/>
            <w:szCs w:val="20"/>
          </w:rPr>
          <w:instrText>"</w:instrText>
        </w:r>
        <w:r w:rsidR="009C0F82">
          <w:rPr>
            <w:sz w:val="20"/>
            <w:szCs w:val="20"/>
          </w:rPr>
          <w:fldChar w:fldCharType="separate"/>
        </w:r>
        <w:r w:rsidR="009C0F82" w:rsidRPr="009468C0">
          <w:rPr>
            <w:rStyle w:val="Hyperlink"/>
            <w:sz w:val="20"/>
            <w:szCs w:val="20"/>
          </w:rPr>
          <w:t>https://www.youtube.com/watch?v=apco3D5B_7A</w:t>
        </w:r>
        <w:r w:rsidR="009C0F82">
          <w:rPr>
            <w:sz w:val="20"/>
            <w:szCs w:val="20"/>
          </w:rPr>
          <w:fldChar w:fldCharType="end"/>
        </w:r>
        <w:r w:rsidR="009C0F82">
          <w:rPr>
            <w:sz w:val="20"/>
            <w:szCs w:val="20"/>
          </w:rPr>
          <w:t xml:space="preserve"> </w:t>
        </w:r>
        <w:proofErr w:type="spellStart"/>
        <w:r w:rsidR="009C0F82">
          <w:rPr>
            <w:sz w:val="20"/>
            <w:szCs w:val="20"/>
          </w:rPr>
          <w:t>OneWire</w:t>
        </w:r>
        <w:proofErr w:type="spellEnd"/>
        <w:r w:rsidR="009C0F82">
          <w:rPr>
            <w:sz w:val="20"/>
            <w:szCs w:val="20"/>
          </w:rPr>
          <w:t xml:space="preserve"> </w:t>
        </w:r>
      </w:ins>
      <w:ins w:id="18" w:author="Nuraena Abad" w:date="2026-05-22T13:36:00Z" w16du:dateUtc="2026-05-22T03:36:00Z">
        <w:r w:rsidR="009C0F82">
          <w:rPr>
            <w:sz w:val="20"/>
            <w:szCs w:val="20"/>
          </w:rPr>
          <w:t>(2014)</w:t>
        </w:r>
      </w:ins>
      <w:ins w:id="19" w:author="Nuraena Abad" w:date="2026-05-22T13:37:00Z" w16du:dateUtc="2026-05-22T03:37:00Z">
        <w:r w:rsidR="009C0F82">
          <w:rPr>
            <w:sz w:val="20"/>
            <w:szCs w:val="20"/>
          </w:rPr>
          <w:t xml:space="preserve"> (YouTube video)</w:t>
        </w:r>
      </w:ins>
    </w:p>
    <w:p w14:paraId="03CC656D" w14:textId="77777777" w:rsidR="009C0F82" w:rsidRDefault="009C0F82" w:rsidP="009C0F82">
      <w:pPr>
        <w:tabs>
          <w:tab w:val="left" w:pos="426"/>
        </w:tabs>
        <w:ind w:left="426" w:hanging="426"/>
        <w:rPr>
          <w:ins w:id="20" w:author="Nuraena Abad" w:date="2026-05-22T13:38:00Z" w16du:dateUtc="2026-05-22T03:38:00Z"/>
          <w:sz w:val="20"/>
          <w:szCs w:val="20"/>
        </w:rPr>
      </w:pPr>
    </w:p>
    <w:p w14:paraId="08BC570E" w14:textId="44A05D46" w:rsidR="00B33E1C" w:rsidRDefault="004329D0" w:rsidP="009C0F82">
      <w:pPr>
        <w:tabs>
          <w:tab w:val="left" w:pos="426"/>
        </w:tabs>
        <w:ind w:left="426" w:hanging="426"/>
        <w:rPr>
          <w:ins w:id="21" w:author="Nuraena Abad" w:date="2026-05-22T13:38:00Z" w16du:dateUtc="2026-05-22T03:38:00Z"/>
          <w:sz w:val="20"/>
          <w:szCs w:val="20"/>
        </w:rPr>
      </w:pPr>
      <w:ins w:id="22" w:author="Nuraena Abad" w:date="2026-05-22T13:43:00Z" w16du:dateUtc="2026-05-22T03:43:00Z">
        <w:r>
          <w:rPr>
            <w:sz w:val="20"/>
            <w:szCs w:val="20"/>
          </w:rPr>
          <w:t>3</w:t>
        </w:r>
      </w:ins>
      <w:ins w:id="23" w:author="Nuraena Abad" w:date="2026-05-22T13:38:00Z" w16du:dateUtc="2026-05-22T03:38:00Z">
        <w:r w:rsidR="00B33E1C">
          <w:rPr>
            <w:sz w:val="20"/>
            <w:szCs w:val="20"/>
          </w:rPr>
          <w:t>.</w:t>
        </w:r>
        <w:r w:rsidR="00B33E1C">
          <w:rPr>
            <w:sz w:val="20"/>
            <w:szCs w:val="20"/>
          </w:rPr>
          <w:tab/>
          <w:t>“</w:t>
        </w:r>
        <w:r w:rsidR="00B33E1C" w:rsidRPr="00B33E1C">
          <w:rPr>
            <w:b/>
            <w:bCs/>
            <w:sz w:val="20"/>
            <w:szCs w:val="20"/>
            <w:rPrChange w:id="24" w:author="Nuraena Abad" w:date="2026-05-22T13:38:00Z" w16du:dateUtc="2026-05-22T03:38:00Z">
              <w:rPr>
                <w:sz w:val="20"/>
                <w:szCs w:val="20"/>
              </w:rPr>
            </w:rPrChange>
          </w:rPr>
          <w:t>Julian Roberstson Helps You Pick a Stock to Buy</w:t>
        </w:r>
        <w:r w:rsidR="00B33E1C">
          <w:rPr>
            <w:sz w:val="20"/>
            <w:szCs w:val="20"/>
          </w:rPr>
          <w:t xml:space="preserve">” </w:t>
        </w:r>
      </w:ins>
      <w:ins w:id="25" w:author="Nuraena Abad" w:date="2026-05-22T13:39:00Z" w16du:dateUtc="2026-05-22T03:39:00Z">
        <w:r w:rsidR="00B33E1C">
          <w:rPr>
            <w:sz w:val="20"/>
            <w:szCs w:val="20"/>
          </w:rPr>
          <w:fldChar w:fldCharType="begin"/>
        </w:r>
        <w:r w:rsidR="00B33E1C">
          <w:rPr>
            <w:sz w:val="20"/>
            <w:szCs w:val="20"/>
          </w:rPr>
          <w:instrText>HYPERLINK "</w:instrText>
        </w:r>
      </w:ins>
      <w:ins w:id="26" w:author="Nuraena Abad" w:date="2026-05-22T13:38:00Z" w16du:dateUtc="2026-05-22T03:38:00Z">
        <w:r w:rsidR="00B33E1C" w:rsidRPr="00B33E1C">
          <w:rPr>
            <w:sz w:val="20"/>
            <w:szCs w:val="20"/>
          </w:rPr>
          <w:instrText>https://www.youtube.com/watch?v=yKW1XB5w3qM</w:instrText>
        </w:r>
      </w:ins>
      <w:ins w:id="27" w:author="Nuraena Abad" w:date="2026-05-22T13:39:00Z" w16du:dateUtc="2026-05-22T03:39:00Z">
        <w:r w:rsidR="00B33E1C">
          <w:rPr>
            <w:sz w:val="20"/>
            <w:szCs w:val="20"/>
          </w:rPr>
          <w:instrText>"</w:instrText>
        </w:r>
        <w:r w:rsidR="00B33E1C">
          <w:rPr>
            <w:sz w:val="20"/>
            <w:szCs w:val="20"/>
          </w:rPr>
          <w:fldChar w:fldCharType="separate"/>
        </w:r>
      </w:ins>
      <w:ins w:id="28" w:author="Nuraena Abad" w:date="2026-05-22T13:38:00Z" w16du:dateUtc="2026-05-22T03:38:00Z">
        <w:r w:rsidR="00B33E1C" w:rsidRPr="009468C0">
          <w:rPr>
            <w:rStyle w:val="Hyperlink"/>
            <w:sz w:val="20"/>
            <w:szCs w:val="20"/>
          </w:rPr>
          <w:t>https://www.youtube.com/watch?v=yKW1XB5w3qM</w:t>
        </w:r>
      </w:ins>
      <w:ins w:id="29" w:author="Nuraena Abad" w:date="2026-05-22T13:39:00Z" w16du:dateUtc="2026-05-22T03:39:00Z">
        <w:r w:rsidR="00B33E1C">
          <w:rPr>
            <w:sz w:val="20"/>
            <w:szCs w:val="20"/>
          </w:rPr>
          <w:fldChar w:fldCharType="end"/>
        </w:r>
        <w:r w:rsidR="00B33E1C">
          <w:rPr>
            <w:sz w:val="20"/>
            <w:szCs w:val="20"/>
          </w:rPr>
          <w:t xml:space="preserve"> Bloomberg Originals </w:t>
        </w:r>
      </w:ins>
      <w:ins w:id="30" w:author="Nuraena Abad" w:date="2026-05-22T13:38:00Z" w16du:dateUtc="2026-05-22T03:38:00Z">
        <w:r w:rsidR="00B33E1C">
          <w:rPr>
            <w:sz w:val="20"/>
            <w:szCs w:val="20"/>
          </w:rPr>
          <w:t>(2015) (YouTube video)</w:t>
        </w:r>
      </w:ins>
    </w:p>
    <w:p w14:paraId="352F24B5" w14:textId="77777777" w:rsidR="00B33E1C" w:rsidRDefault="00B33E1C" w:rsidP="009C0F82">
      <w:pPr>
        <w:tabs>
          <w:tab w:val="left" w:pos="426"/>
        </w:tabs>
        <w:ind w:left="426" w:hanging="426"/>
        <w:rPr>
          <w:ins w:id="31" w:author="Nuraena Abad" w:date="2026-05-22T13:37:00Z" w16du:dateUtc="2026-05-22T03:37:00Z"/>
          <w:sz w:val="20"/>
          <w:szCs w:val="20"/>
        </w:rPr>
      </w:pPr>
    </w:p>
    <w:p w14:paraId="535BB414" w14:textId="37D2394F" w:rsidR="009C0F82" w:rsidRDefault="004329D0" w:rsidP="009C0F82">
      <w:pPr>
        <w:tabs>
          <w:tab w:val="left" w:pos="426"/>
        </w:tabs>
        <w:ind w:left="426" w:hanging="426"/>
        <w:rPr>
          <w:ins w:id="32" w:author="Nuraena Abad" w:date="2026-05-22T13:37:00Z" w16du:dateUtc="2026-05-22T03:37:00Z"/>
          <w:sz w:val="20"/>
          <w:szCs w:val="20"/>
        </w:rPr>
      </w:pPr>
      <w:ins w:id="33" w:author="Nuraena Abad" w:date="2026-05-22T13:43:00Z" w16du:dateUtc="2026-05-22T03:43:00Z">
        <w:r>
          <w:rPr>
            <w:sz w:val="20"/>
            <w:szCs w:val="20"/>
          </w:rPr>
          <w:lastRenderedPageBreak/>
          <w:t>4</w:t>
        </w:r>
      </w:ins>
      <w:ins w:id="34" w:author="Nuraena Abad" w:date="2026-05-22T13:37:00Z" w16du:dateUtc="2026-05-22T03:37:00Z">
        <w:r w:rsidR="009C0F82">
          <w:rPr>
            <w:sz w:val="20"/>
            <w:szCs w:val="20"/>
          </w:rPr>
          <w:t>.</w:t>
        </w:r>
        <w:r w:rsidR="009C0F82">
          <w:rPr>
            <w:sz w:val="20"/>
            <w:szCs w:val="20"/>
          </w:rPr>
          <w:tab/>
          <w:t>“</w:t>
        </w:r>
        <w:r w:rsidR="009C0F82" w:rsidRPr="00AD1E7C">
          <w:rPr>
            <w:b/>
            <w:bCs/>
            <w:sz w:val="20"/>
            <w:szCs w:val="20"/>
          </w:rPr>
          <w:t>CNBC's full interview with billionaire investor Julian Robertson</w:t>
        </w:r>
        <w:r w:rsidR="009C0F82">
          <w:rPr>
            <w:sz w:val="20"/>
            <w:szCs w:val="20"/>
          </w:rPr>
          <w:t xml:space="preserve">” </w:t>
        </w:r>
        <w:r w:rsidR="009C0F82">
          <w:rPr>
            <w:sz w:val="20"/>
            <w:szCs w:val="20"/>
          </w:rPr>
          <w:fldChar w:fldCharType="begin"/>
        </w:r>
        <w:r w:rsidR="009C0F82">
          <w:rPr>
            <w:sz w:val="20"/>
            <w:szCs w:val="20"/>
          </w:rPr>
          <w:instrText>HYPERLINK "</w:instrText>
        </w:r>
        <w:r w:rsidR="009C0F82" w:rsidRPr="008431A5">
          <w:rPr>
            <w:sz w:val="20"/>
            <w:szCs w:val="20"/>
          </w:rPr>
          <w:instrText>https://www.youtube.com/watch?v=AsposEFoeCs</w:instrText>
        </w:r>
        <w:r w:rsidR="009C0F82">
          <w:rPr>
            <w:sz w:val="20"/>
            <w:szCs w:val="20"/>
          </w:rPr>
          <w:instrText>"</w:instrText>
        </w:r>
        <w:r w:rsidR="009C0F82">
          <w:rPr>
            <w:sz w:val="20"/>
            <w:szCs w:val="20"/>
          </w:rPr>
          <w:fldChar w:fldCharType="separate"/>
        </w:r>
        <w:r w:rsidR="009C0F82" w:rsidRPr="009468C0">
          <w:rPr>
            <w:rStyle w:val="Hyperlink"/>
            <w:sz w:val="20"/>
            <w:szCs w:val="20"/>
          </w:rPr>
          <w:t>https://www.youtube.com/watch?v=AsposEFoeCs</w:t>
        </w:r>
        <w:r w:rsidR="009C0F82">
          <w:rPr>
            <w:sz w:val="20"/>
            <w:szCs w:val="20"/>
          </w:rPr>
          <w:fldChar w:fldCharType="end"/>
        </w:r>
        <w:r w:rsidR="009C0F82">
          <w:rPr>
            <w:sz w:val="20"/>
            <w:szCs w:val="20"/>
          </w:rPr>
          <w:t xml:space="preserve"> CNBC Television (2019) (YouTube video)</w:t>
        </w:r>
      </w:ins>
    </w:p>
    <w:p w14:paraId="08EA0A5E" w14:textId="77777777" w:rsidR="009C0F82" w:rsidRDefault="009C0F82" w:rsidP="008431A5">
      <w:pPr>
        <w:tabs>
          <w:tab w:val="left" w:pos="426"/>
        </w:tabs>
        <w:rPr>
          <w:ins w:id="35" w:author="Nuraena Abad" w:date="2026-05-22T13:34:00Z" w16du:dateUtc="2026-05-22T03:34:00Z"/>
          <w:sz w:val="20"/>
          <w:szCs w:val="20"/>
        </w:rPr>
      </w:pPr>
    </w:p>
    <w:p w14:paraId="282FB4C5" w14:textId="04D63750" w:rsidR="003B09D8" w:rsidRDefault="004329D0" w:rsidP="003B09D8">
      <w:pPr>
        <w:tabs>
          <w:tab w:val="left" w:pos="426"/>
        </w:tabs>
        <w:ind w:left="426" w:hanging="426"/>
        <w:rPr>
          <w:sz w:val="20"/>
          <w:szCs w:val="20"/>
        </w:rPr>
        <w:pPrChange w:id="36" w:author="Nuraena Abad" w:date="2026-05-22T13:35:00Z" w16du:dateUtc="2026-05-22T03:35:00Z">
          <w:pPr/>
        </w:pPrChange>
      </w:pPr>
      <w:ins w:id="37" w:author="Nuraena Abad" w:date="2026-05-22T13:43:00Z" w16du:dateUtc="2026-05-22T03:43:00Z">
        <w:r>
          <w:rPr>
            <w:sz w:val="20"/>
            <w:szCs w:val="20"/>
          </w:rPr>
          <w:t>5</w:t>
        </w:r>
      </w:ins>
      <w:ins w:id="38" w:author="Nuraena Abad" w:date="2026-05-22T13:34:00Z" w16du:dateUtc="2026-05-22T03:34:00Z">
        <w:r w:rsidR="003B09D8">
          <w:rPr>
            <w:sz w:val="20"/>
            <w:szCs w:val="20"/>
          </w:rPr>
          <w:t>.</w:t>
        </w:r>
        <w:r w:rsidR="003B09D8">
          <w:rPr>
            <w:sz w:val="20"/>
            <w:szCs w:val="20"/>
          </w:rPr>
          <w:tab/>
        </w:r>
      </w:ins>
      <w:ins w:id="39" w:author="Nuraena Abad" w:date="2026-05-22T13:35:00Z" w16du:dateUtc="2026-05-22T03:35:00Z">
        <w:r w:rsidR="003B09D8">
          <w:rPr>
            <w:sz w:val="20"/>
            <w:szCs w:val="20"/>
          </w:rPr>
          <w:t>“</w:t>
        </w:r>
        <w:r w:rsidR="003B09D8" w:rsidRPr="003B09D8">
          <w:rPr>
            <w:b/>
            <w:bCs/>
            <w:sz w:val="20"/>
            <w:szCs w:val="20"/>
            <w:rPrChange w:id="40" w:author="Nuraena Abad" w:date="2026-05-22T13:36:00Z" w16du:dateUtc="2026-05-22T03:36:00Z">
              <w:rPr>
                <w:sz w:val="20"/>
                <w:szCs w:val="20"/>
              </w:rPr>
            </w:rPrChange>
          </w:rPr>
          <w:t>Julian Robertson on how to identify good hedge fund managers</w:t>
        </w:r>
        <w:r w:rsidR="003B09D8">
          <w:rPr>
            <w:sz w:val="20"/>
            <w:szCs w:val="20"/>
          </w:rPr>
          <w:t xml:space="preserve">” </w:t>
        </w:r>
        <w:r w:rsidR="003B09D8">
          <w:rPr>
            <w:sz w:val="20"/>
            <w:szCs w:val="20"/>
          </w:rPr>
          <w:fldChar w:fldCharType="begin"/>
        </w:r>
        <w:r w:rsidR="003B09D8">
          <w:rPr>
            <w:sz w:val="20"/>
            <w:szCs w:val="20"/>
          </w:rPr>
          <w:instrText>HYPERLINK "</w:instrText>
        </w:r>
        <w:r w:rsidR="003B09D8" w:rsidRPr="003B09D8">
          <w:rPr>
            <w:sz w:val="20"/>
            <w:szCs w:val="20"/>
          </w:rPr>
          <w:instrText>https://www.youtube.com/watch?v=uuVcmBb7hLA</w:instrText>
        </w:r>
        <w:r w:rsidR="003B09D8">
          <w:rPr>
            <w:sz w:val="20"/>
            <w:szCs w:val="20"/>
          </w:rPr>
          <w:instrText>"</w:instrText>
        </w:r>
        <w:r w:rsidR="003B09D8">
          <w:rPr>
            <w:sz w:val="20"/>
            <w:szCs w:val="20"/>
          </w:rPr>
          <w:fldChar w:fldCharType="separate"/>
        </w:r>
        <w:r w:rsidR="003B09D8" w:rsidRPr="009468C0">
          <w:rPr>
            <w:rStyle w:val="Hyperlink"/>
            <w:sz w:val="20"/>
            <w:szCs w:val="20"/>
          </w:rPr>
          <w:t>https://www.youtube.com/watch?v=uuVcmBb7hLA</w:t>
        </w:r>
        <w:r w:rsidR="003B09D8">
          <w:rPr>
            <w:sz w:val="20"/>
            <w:szCs w:val="20"/>
          </w:rPr>
          <w:fldChar w:fldCharType="end"/>
        </w:r>
        <w:r w:rsidR="003B09D8">
          <w:rPr>
            <w:sz w:val="20"/>
            <w:szCs w:val="20"/>
          </w:rPr>
          <w:t xml:space="preserve"> </w:t>
        </w:r>
      </w:ins>
      <w:proofErr w:type="spellStart"/>
      <w:ins w:id="41" w:author="Nuraena Abad" w:date="2026-05-22T13:34:00Z" w16du:dateUtc="2026-05-22T03:34:00Z">
        <w:r w:rsidR="003B09D8">
          <w:rPr>
            <w:sz w:val="20"/>
            <w:szCs w:val="20"/>
          </w:rPr>
          <w:t>Opalesque</w:t>
        </w:r>
        <w:proofErr w:type="spellEnd"/>
        <w:r w:rsidR="003B09D8">
          <w:rPr>
            <w:sz w:val="20"/>
            <w:szCs w:val="20"/>
          </w:rPr>
          <w:t xml:space="preserve"> TV (2024</w:t>
        </w:r>
      </w:ins>
      <w:ins w:id="42" w:author="Nuraena Abad" w:date="2026-05-22T13:35:00Z" w16du:dateUtc="2026-05-22T03:35:00Z">
        <w:r w:rsidR="003B09D8">
          <w:rPr>
            <w:sz w:val="20"/>
            <w:szCs w:val="20"/>
          </w:rPr>
          <w:t>) (YouTube video)</w:t>
        </w:r>
      </w:ins>
    </w:p>
    <w:p w14:paraId="50D5B471" w14:textId="6C4A91E8" w:rsidR="00771CD4" w:rsidDel="00483963" w:rsidRDefault="006C0189" w:rsidP="008431A5">
      <w:pPr>
        <w:tabs>
          <w:tab w:val="left" w:pos="426"/>
        </w:tabs>
        <w:rPr>
          <w:del w:id="43" w:author="Nuraena Abad" w:date="2026-05-22T13:37:00Z" w16du:dateUtc="2026-05-22T03:37:00Z"/>
          <w:sz w:val="20"/>
          <w:szCs w:val="20"/>
        </w:rPr>
      </w:pPr>
      <w:del w:id="44" w:author="Nuraena Abad" w:date="2026-05-22T13:33:00Z" w16du:dateUtc="2026-05-22T03:33:00Z">
        <w:r w:rsidRPr="006C0189" w:rsidDel="008431A5">
          <w:rPr>
            <w:sz w:val="20"/>
            <w:szCs w:val="20"/>
          </w:rPr>
          <w:delText>There are no articles found written by Robertson.</w:delText>
        </w:r>
      </w:del>
    </w:p>
    <w:p w14:paraId="22DEF4E2" w14:textId="77777777" w:rsidR="00483963" w:rsidRDefault="00483963" w:rsidP="008431A5">
      <w:pPr>
        <w:tabs>
          <w:tab w:val="left" w:pos="426"/>
        </w:tabs>
        <w:ind w:left="426" w:hanging="426"/>
        <w:rPr>
          <w:ins w:id="45" w:author="Nuraena Abad" w:date="2026-05-22T13:41:00Z" w16du:dateUtc="2026-05-22T03:41:00Z"/>
          <w:sz w:val="20"/>
          <w:szCs w:val="20"/>
        </w:rPr>
      </w:pPr>
    </w:p>
    <w:p w14:paraId="629C27A0" w14:textId="2DD5F186" w:rsidR="00483963" w:rsidRDefault="004329D0" w:rsidP="008431A5">
      <w:pPr>
        <w:tabs>
          <w:tab w:val="left" w:pos="426"/>
        </w:tabs>
        <w:ind w:left="426" w:hanging="426"/>
        <w:rPr>
          <w:ins w:id="46" w:author="Nuraena Abad" w:date="2026-05-22T13:41:00Z" w16du:dateUtc="2026-05-22T03:41:00Z"/>
          <w:sz w:val="20"/>
          <w:szCs w:val="20"/>
        </w:rPr>
        <w:pPrChange w:id="47" w:author="Nuraena Abad" w:date="2026-05-22T13:34:00Z" w16du:dateUtc="2026-05-22T03:34:00Z">
          <w:pPr/>
        </w:pPrChange>
      </w:pPr>
      <w:ins w:id="48" w:author="Nuraena Abad" w:date="2026-05-22T13:43:00Z" w16du:dateUtc="2026-05-22T03:43:00Z">
        <w:r>
          <w:rPr>
            <w:sz w:val="20"/>
            <w:szCs w:val="20"/>
          </w:rPr>
          <w:t>6</w:t>
        </w:r>
      </w:ins>
      <w:ins w:id="49" w:author="Nuraena Abad" w:date="2026-05-22T13:41:00Z" w16du:dateUtc="2026-05-22T03:41:00Z">
        <w:r w:rsidR="00483963">
          <w:rPr>
            <w:sz w:val="20"/>
            <w:szCs w:val="20"/>
          </w:rPr>
          <w:t>.</w:t>
        </w:r>
        <w:r w:rsidR="00483963">
          <w:rPr>
            <w:sz w:val="20"/>
            <w:szCs w:val="20"/>
          </w:rPr>
          <w:tab/>
        </w:r>
      </w:ins>
      <w:ins w:id="50" w:author="Nuraena Abad" w:date="2026-05-22T13:42:00Z" w16du:dateUtc="2026-05-22T03:42:00Z">
        <w:r w:rsidR="00483963">
          <w:rPr>
            <w:sz w:val="20"/>
            <w:szCs w:val="20"/>
          </w:rPr>
          <w:t>“</w:t>
        </w:r>
      </w:ins>
      <w:ins w:id="51" w:author="Nuraena Abad" w:date="2026-05-22T13:41:00Z" w16du:dateUtc="2026-05-22T03:41:00Z">
        <w:r w:rsidR="00483963" w:rsidRPr="00483963">
          <w:rPr>
            <w:b/>
            <w:bCs/>
            <w:sz w:val="20"/>
            <w:szCs w:val="20"/>
            <w:rPrChange w:id="52" w:author="Nuraena Abad" w:date="2026-05-22T13:42:00Z" w16du:dateUtc="2026-05-22T03:42:00Z">
              <w:rPr>
                <w:sz w:val="20"/>
                <w:szCs w:val="20"/>
              </w:rPr>
            </w:rPrChange>
          </w:rPr>
          <w:t>The Rise and Fall of Julian Robertson’s Tiger Fund</w:t>
        </w:r>
        <w:r w:rsidR="00483963">
          <w:rPr>
            <w:sz w:val="20"/>
            <w:szCs w:val="20"/>
          </w:rPr>
          <w:t xml:space="preserve">” </w:t>
        </w:r>
      </w:ins>
      <w:ins w:id="53" w:author="Nuraena Abad" w:date="2026-05-22T13:42:00Z" w16du:dateUtc="2026-05-22T03:42:00Z">
        <w:r w:rsidR="00483963">
          <w:rPr>
            <w:sz w:val="20"/>
            <w:szCs w:val="20"/>
          </w:rPr>
          <w:fldChar w:fldCharType="begin"/>
        </w:r>
        <w:r w:rsidR="00483963">
          <w:rPr>
            <w:sz w:val="20"/>
            <w:szCs w:val="20"/>
          </w:rPr>
          <w:instrText>HYPERLINK "</w:instrText>
        </w:r>
        <w:r w:rsidR="00483963" w:rsidRPr="00483963">
          <w:rPr>
            <w:sz w:val="20"/>
            <w:szCs w:val="20"/>
          </w:rPr>
          <w:instrText>https://www.youtube.com/watch?v=mU45X5Th22E</w:instrText>
        </w:r>
        <w:r w:rsidR="00483963">
          <w:rPr>
            <w:sz w:val="20"/>
            <w:szCs w:val="20"/>
          </w:rPr>
          <w:instrText>"</w:instrText>
        </w:r>
        <w:r w:rsidR="00483963">
          <w:rPr>
            <w:sz w:val="20"/>
            <w:szCs w:val="20"/>
          </w:rPr>
          <w:fldChar w:fldCharType="separate"/>
        </w:r>
        <w:r w:rsidR="00483963" w:rsidRPr="009468C0">
          <w:rPr>
            <w:rStyle w:val="Hyperlink"/>
            <w:sz w:val="20"/>
            <w:szCs w:val="20"/>
          </w:rPr>
          <w:t>https://www.youtube.com/watch?v=mU45X5Th22E</w:t>
        </w:r>
        <w:r w:rsidR="00483963">
          <w:rPr>
            <w:sz w:val="20"/>
            <w:szCs w:val="20"/>
          </w:rPr>
          <w:fldChar w:fldCharType="end"/>
        </w:r>
        <w:r w:rsidR="00483963">
          <w:rPr>
            <w:sz w:val="20"/>
            <w:szCs w:val="20"/>
          </w:rPr>
          <w:t xml:space="preserve"> </w:t>
        </w:r>
      </w:ins>
      <w:ins w:id="54" w:author="Nuraena Abad" w:date="2026-05-22T13:41:00Z" w16du:dateUtc="2026-05-22T03:41:00Z">
        <w:r w:rsidR="00483963">
          <w:rPr>
            <w:sz w:val="20"/>
            <w:szCs w:val="20"/>
          </w:rPr>
          <w:t>The Inves</w:t>
        </w:r>
      </w:ins>
      <w:ins w:id="55" w:author="Nuraena Abad" w:date="2026-05-22T13:42:00Z" w16du:dateUtc="2026-05-22T03:42:00Z">
        <w:r w:rsidR="00483963">
          <w:rPr>
            <w:sz w:val="20"/>
            <w:szCs w:val="20"/>
          </w:rPr>
          <w:t xml:space="preserve">tor’s Podcast </w:t>
        </w:r>
      </w:ins>
      <w:ins w:id="56" w:author="Nuraena Abad" w:date="2026-05-22T13:41:00Z" w16du:dateUtc="2026-05-22T03:41:00Z">
        <w:r w:rsidR="00483963">
          <w:rPr>
            <w:sz w:val="20"/>
            <w:szCs w:val="20"/>
          </w:rPr>
          <w:t>(2025)</w:t>
        </w:r>
      </w:ins>
      <w:ins w:id="57" w:author="Nuraena Abad" w:date="2026-05-22T13:42:00Z" w16du:dateUtc="2026-05-22T03:42:00Z">
        <w:r w:rsidR="00483963">
          <w:rPr>
            <w:sz w:val="20"/>
            <w:szCs w:val="20"/>
          </w:rPr>
          <w:t xml:space="preserve"> (YouTube video)</w:t>
        </w:r>
      </w:ins>
    </w:p>
    <w:p w14:paraId="78D386B9" w14:textId="77777777" w:rsidR="006C0189" w:rsidRPr="00771CD4" w:rsidRDefault="006C0189" w:rsidP="008431A5">
      <w:pPr>
        <w:tabs>
          <w:tab w:val="left" w:pos="426"/>
        </w:tabs>
        <w:rPr>
          <w:sz w:val="20"/>
          <w:szCs w:val="20"/>
        </w:rPr>
        <w:pPrChange w:id="58" w:author="Nuraena Abad" w:date="2026-05-22T13:33:00Z" w16du:dateUtc="2026-05-22T03:33:00Z">
          <w:pPr/>
        </w:pPrChange>
      </w:pPr>
    </w:p>
    <w:p w14:paraId="6C373F26" w14:textId="20483F00" w:rsidR="00130275" w:rsidRPr="007C12FD" w:rsidRDefault="001C3D73" w:rsidP="00130275">
      <w:pPr>
        <w:rPr>
          <w:b/>
          <w:bCs/>
          <w:sz w:val="24"/>
          <w:szCs w:val="24"/>
        </w:rPr>
      </w:pPr>
      <w:r>
        <w:rPr>
          <w:b/>
          <w:bCs/>
          <w:sz w:val="24"/>
          <w:szCs w:val="24"/>
        </w:rPr>
        <w:t xml:space="preserve">8.3 </w:t>
      </w:r>
      <w:r w:rsidR="00130275" w:rsidRPr="007C12FD">
        <w:rPr>
          <w:b/>
          <w:bCs/>
          <w:sz w:val="24"/>
          <w:szCs w:val="24"/>
        </w:rPr>
        <w:t xml:space="preserve">Books about </w:t>
      </w:r>
      <w:r w:rsidR="006C0189">
        <w:rPr>
          <w:b/>
          <w:bCs/>
          <w:sz w:val="24"/>
          <w:szCs w:val="24"/>
        </w:rPr>
        <w:t>Julian Robertson</w:t>
      </w:r>
    </w:p>
    <w:p w14:paraId="56A607AE" w14:textId="30A16456" w:rsidR="00CF0FB7" w:rsidRDefault="00CF0FB7" w:rsidP="008C1985">
      <w:pPr>
        <w:rPr>
          <w:sz w:val="20"/>
          <w:szCs w:val="20"/>
        </w:rPr>
      </w:pPr>
    </w:p>
    <w:p w14:paraId="036B5ECB" w14:textId="77777777" w:rsidR="006C0189" w:rsidRDefault="008C1985" w:rsidP="006C0189">
      <w:pPr>
        <w:rPr>
          <w:sz w:val="20"/>
          <w:szCs w:val="20"/>
          <w:lang w:val="en-US"/>
        </w:rPr>
      </w:pPr>
      <w:r w:rsidRPr="00C92044">
        <w:rPr>
          <w:sz w:val="20"/>
          <w:szCs w:val="20"/>
        </w:rPr>
        <w:t>1</w:t>
      </w:r>
      <w:r w:rsidR="006C0189">
        <w:rPr>
          <w:rFonts w:ascii="Times New Roman" w:eastAsia="Times New Roman" w:hAnsi="Symbol" w:cs="Times New Roman"/>
          <w:b/>
          <w:bCs/>
          <w:kern w:val="0"/>
          <w:sz w:val="24"/>
          <w:szCs w:val="24"/>
          <w:lang w:val="en-US"/>
          <w14:ligatures w14:val="none"/>
        </w:rPr>
        <w:t xml:space="preserve">. </w:t>
      </w:r>
      <w:r w:rsidR="006C0189" w:rsidRPr="006C0189">
        <w:rPr>
          <w:b/>
          <w:bCs/>
          <w:sz w:val="20"/>
          <w:szCs w:val="20"/>
          <w:lang w:val="en-US"/>
        </w:rPr>
        <w:t>"Julian Robertson: A Tiger in the Land of Bulls and Bears"</w:t>
      </w:r>
      <w:r w:rsidR="006C0189" w:rsidRPr="006C0189">
        <w:rPr>
          <w:sz w:val="20"/>
          <w:szCs w:val="20"/>
          <w:lang w:val="en-US"/>
        </w:rPr>
        <w:t xml:space="preserve"> by Daniel A. Strachman (2004)</w:t>
      </w:r>
      <w:r w:rsidR="006C0189" w:rsidRPr="006C0189">
        <w:rPr>
          <w:sz w:val="20"/>
          <w:szCs w:val="20"/>
          <w:lang w:val="en-US"/>
        </w:rPr>
        <w:br/>
      </w:r>
    </w:p>
    <w:p w14:paraId="5EB82CE5" w14:textId="3142F598" w:rsidR="006C0189" w:rsidRPr="006C0189" w:rsidRDefault="006C0189" w:rsidP="00131B68">
      <w:pPr>
        <w:jc w:val="both"/>
        <w:rPr>
          <w:sz w:val="20"/>
          <w:szCs w:val="20"/>
          <w:lang w:val="en-US"/>
        </w:rPr>
      </w:pPr>
      <w:r w:rsidRPr="006C0189">
        <w:rPr>
          <w:sz w:val="20"/>
          <w:szCs w:val="20"/>
          <w:lang w:val="en-US"/>
        </w:rPr>
        <w:t>This biography explores the life and career of Robertson, one of the most influential hedge fund managers of the 20th century. It details the rise and fall of Tiger Management, his investment strategies, and the legacy of the “Tiger Cubs”—fund managers mentored by Robertson. Through interviews and analysis, the book offers insight into his disciplined approach, contrarian mindset, and impact on the hedge fund industry.</w:t>
      </w:r>
    </w:p>
    <w:p w14:paraId="7D8957C6" w14:textId="77777777" w:rsidR="000574E3" w:rsidRPr="000574E3" w:rsidRDefault="000574E3" w:rsidP="000574E3">
      <w:pPr>
        <w:rPr>
          <w:sz w:val="20"/>
          <w:szCs w:val="20"/>
        </w:rPr>
      </w:pPr>
    </w:p>
    <w:p w14:paraId="18F93BE5" w14:textId="2A79BB50" w:rsidR="000574E3" w:rsidRPr="000574E3" w:rsidRDefault="000574E3" w:rsidP="000574E3">
      <w:pPr>
        <w:rPr>
          <w:sz w:val="20"/>
          <w:szCs w:val="20"/>
        </w:rPr>
      </w:pPr>
      <w:r>
        <w:rPr>
          <w:sz w:val="20"/>
          <w:szCs w:val="20"/>
        </w:rPr>
        <w:t>2</w:t>
      </w:r>
      <w:r w:rsidRPr="000574E3">
        <w:rPr>
          <w:sz w:val="20"/>
          <w:szCs w:val="20"/>
        </w:rPr>
        <w:t>. "</w:t>
      </w:r>
      <w:r w:rsidRPr="00976D7C">
        <w:rPr>
          <w:b/>
          <w:bCs/>
          <w:sz w:val="20"/>
          <w:szCs w:val="20"/>
        </w:rPr>
        <w:t>Julian Robertson</w:t>
      </w:r>
      <w:r w:rsidRPr="000574E3">
        <w:rPr>
          <w:sz w:val="20"/>
          <w:szCs w:val="20"/>
        </w:rPr>
        <w:t>" by Daniel A. Strachman (2015)</w:t>
      </w:r>
    </w:p>
    <w:p w14:paraId="2C7B8880" w14:textId="77777777" w:rsidR="000574E3" w:rsidRPr="000574E3" w:rsidRDefault="000574E3" w:rsidP="000574E3">
      <w:pPr>
        <w:rPr>
          <w:sz w:val="20"/>
          <w:szCs w:val="20"/>
        </w:rPr>
      </w:pPr>
    </w:p>
    <w:p w14:paraId="0D0F326D" w14:textId="1A3054D8" w:rsidR="000574E3" w:rsidRDefault="000574E3" w:rsidP="000574E3">
      <w:pPr>
        <w:rPr>
          <w:sz w:val="20"/>
          <w:szCs w:val="20"/>
        </w:rPr>
      </w:pPr>
      <w:r w:rsidRPr="000574E3">
        <w:rPr>
          <w:sz w:val="20"/>
          <w:szCs w:val="20"/>
        </w:rPr>
        <w:t>A revised and expanded look at Robertson’s career, this book delves deeper into his role in shaping modern hedge fund practices. It includes interviews with Robertson and his peers, analyzes his trading strategies, and highlights the enduring influence of his protégés. The book serves as a comprehensive resource for understanding the principles behind one of Wall Street’s most respected investor</w:t>
      </w:r>
    </w:p>
    <w:p w14:paraId="750E1248" w14:textId="77777777" w:rsidR="000574E3" w:rsidRPr="00A76027" w:rsidRDefault="000574E3" w:rsidP="000574E3">
      <w:pPr>
        <w:rPr>
          <w:sz w:val="20"/>
          <w:szCs w:val="20"/>
        </w:rPr>
      </w:pPr>
    </w:p>
    <w:p w14:paraId="3456540D" w14:textId="7AA27D64" w:rsidR="00130275" w:rsidRPr="003761CB" w:rsidRDefault="001C3D73" w:rsidP="003761CB">
      <w:pPr>
        <w:rPr>
          <w:b/>
          <w:bCs/>
          <w:sz w:val="24"/>
          <w:szCs w:val="24"/>
        </w:rPr>
      </w:pPr>
      <w:r>
        <w:rPr>
          <w:b/>
          <w:bCs/>
          <w:sz w:val="24"/>
          <w:szCs w:val="24"/>
        </w:rPr>
        <w:t xml:space="preserve">8.4 </w:t>
      </w:r>
      <w:r w:rsidR="00130275" w:rsidRPr="007C12FD">
        <w:rPr>
          <w:b/>
          <w:bCs/>
          <w:sz w:val="24"/>
          <w:szCs w:val="24"/>
        </w:rPr>
        <w:t xml:space="preserve">Articles about </w:t>
      </w:r>
      <w:r w:rsidR="003200D9">
        <w:rPr>
          <w:b/>
          <w:bCs/>
          <w:sz w:val="24"/>
          <w:szCs w:val="24"/>
        </w:rPr>
        <w:t>Julian Robertson</w:t>
      </w:r>
    </w:p>
    <w:p w14:paraId="4FCBA03D" w14:textId="77777777" w:rsidR="003761CB" w:rsidRDefault="003761CB" w:rsidP="00130275">
      <w:pPr>
        <w:rPr>
          <w:sz w:val="20"/>
          <w:szCs w:val="20"/>
        </w:rPr>
      </w:pPr>
    </w:p>
    <w:p w14:paraId="2A219F79" w14:textId="07C06CDA" w:rsidR="00DA139C" w:rsidRDefault="00DA139C" w:rsidP="00130275">
      <w:pPr>
        <w:rPr>
          <w:sz w:val="20"/>
          <w:szCs w:val="20"/>
        </w:rPr>
      </w:pPr>
      <w:r>
        <w:rPr>
          <w:sz w:val="20"/>
          <w:szCs w:val="20"/>
        </w:rPr>
        <w:t xml:space="preserve">There are numerous articles about </w:t>
      </w:r>
      <w:r w:rsidR="003200D9">
        <w:rPr>
          <w:sz w:val="20"/>
          <w:szCs w:val="20"/>
        </w:rPr>
        <w:t>Robertson</w:t>
      </w:r>
      <w:r w:rsidR="00C34586">
        <w:rPr>
          <w:sz w:val="20"/>
          <w:szCs w:val="20"/>
        </w:rPr>
        <w:t xml:space="preserve"> </w:t>
      </w:r>
      <w:r>
        <w:rPr>
          <w:sz w:val="20"/>
          <w:szCs w:val="20"/>
        </w:rPr>
        <w:t>online.  Here are a selected few:</w:t>
      </w:r>
    </w:p>
    <w:p w14:paraId="2131677F" w14:textId="77777777" w:rsidR="00DA139C" w:rsidRDefault="00DA139C" w:rsidP="00130275">
      <w:pPr>
        <w:rPr>
          <w:ins w:id="59" w:author="Nuraena Abad" w:date="2026-05-22T13:13:00Z" w16du:dateUtc="2026-05-22T03:13:00Z"/>
          <w:sz w:val="20"/>
          <w:szCs w:val="20"/>
        </w:rPr>
      </w:pPr>
    </w:p>
    <w:p w14:paraId="285F4D04" w14:textId="4A97CE7B" w:rsidR="00A54DAB" w:rsidRDefault="006D4D7C" w:rsidP="006D4D7C">
      <w:pPr>
        <w:tabs>
          <w:tab w:val="left" w:pos="426"/>
        </w:tabs>
        <w:ind w:left="426" w:hanging="426"/>
        <w:rPr>
          <w:ins w:id="60" w:author="Nuraena Abad" w:date="2026-05-22T13:13:00Z" w16du:dateUtc="2026-05-22T03:13:00Z"/>
          <w:sz w:val="20"/>
          <w:szCs w:val="20"/>
        </w:rPr>
        <w:pPrChange w:id="61" w:author="Nuraena Abad" w:date="2026-05-22T13:46:00Z" w16du:dateUtc="2026-05-22T03:46:00Z">
          <w:pPr/>
        </w:pPrChange>
      </w:pPr>
      <w:ins w:id="62" w:author="Nuraena Abad" w:date="2026-05-22T13:46:00Z" w16du:dateUtc="2026-05-22T03:46:00Z">
        <w:r>
          <w:rPr>
            <w:sz w:val="20"/>
            <w:szCs w:val="20"/>
          </w:rPr>
          <w:t>1.</w:t>
        </w:r>
        <w:r>
          <w:rPr>
            <w:sz w:val="20"/>
            <w:szCs w:val="20"/>
          </w:rPr>
          <w:tab/>
        </w:r>
      </w:ins>
      <w:ins w:id="63" w:author="Nuraena Abad" w:date="2026-05-22T13:13:00Z" w16du:dateUtc="2026-05-22T03:13:00Z">
        <w:r w:rsidR="00A54DAB">
          <w:rPr>
            <w:sz w:val="20"/>
            <w:szCs w:val="20"/>
          </w:rPr>
          <w:t>“</w:t>
        </w:r>
        <w:r w:rsidR="00A54DAB" w:rsidRPr="00A54DAB">
          <w:rPr>
            <w:b/>
            <w:bCs/>
            <w:sz w:val="20"/>
            <w:szCs w:val="20"/>
            <w:rPrChange w:id="64" w:author="Nuraena Abad" w:date="2026-05-22T13:13:00Z" w16du:dateUtc="2026-05-22T03:13:00Z">
              <w:rPr>
                <w:sz w:val="20"/>
                <w:szCs w:val="20"/>
              </w:rPr>
            </w:rPrChange>
          </w:rPr>
          <w:t>Julian Robertson — Looking for Competitive Spirit</w:t>
        </w:r>
        <w:r w:rsidR="00A54DAB">
          <w:rPr>
            <w:sz w:val="20"/>
            <w:szCs w:val="20"/>
          </w:rPr>
          <w:t>”</w:t>
        </w:r>
      </w:ins>
      <w:ins w:id="65" w:author="Nuraena Abad" w:date="2026-05-22T13:14:00Z" w16du:dateUtc="2026-05-22T03:14:00Z">
        <w:r w:rsidR="00A54DAB">
          <w:rPr>
            <w:sz w:val="20"/>
            <w:szCs w:val="20"/>
          </w:rPr>
          <w:t xml:space="preserve"> </w:t>
        </w:r>
        <w:r w:rsidR="00A54DAB">
          <w:rPr>
            <w:sz w:val="20"/>
            <w:szCs w:val="20"/>
          </w:rPr>
          <w:fldChar w:fldCharType="begin"/>
        </w:r>
        <w:r w:rsidR="00A54DAB">
          <w:rPr>
            <w:sz w:val="20"/>
            <w:szCs w:val="20"/>
          </w:rPr>
          <w:instrText>HYPERLINK "</w:instrText>
        </w:r>
        <w:r w:rsidR="00A54DAB" w:rsidRPr="00A54DAB">
          <w:rPr>
            <w:sz w:val="20"/>
            <w:szCs w:val="20"/>
          </w:rPr>
          <w:instrText>https://medium.com/@jkimyagarov/julian-robertson-looking-for-competitive-spirit-58c04fd5ade3</w:instrText>
        </w:r>
        <w:r w:rsidR="00A54DAB">
          <w:rPr>
            <w:sz w:val="20"/>
            <w:szCs w:val="20"/>
          </w:rPr>
          <w:instrText>"</w:instrText>
        </w:r>
        <w:r w:rsidR="00A54DAB">
          <w:rPr>
            <w:sz w:val="20"/>
            <w:szCs w:val="20"/>
          </w:rPr>
          <w:fldChar w:fldCharType="separate"/>
        </w:r>
        <w:r w:rsidR="00A54DAB" w:rsidRPr="009468C0">
          <w:rPr>
            <w:rStyle w:val="Hyperlink"/>
            <w:sz w:val="20"/>
            <w:szCs w:val="20"/>
          </w:rPr>
          <w:t>https://medium.com/@jkimyagarov/julian-robertson-looking-for-competitive-spirit-58c04fd5ade3</w:t>
        </w:r>
        <w:r w:rsidR="00A54DAB">
          <w:rPr>
            <w:sz w:val="20"/>
            <w:szCs w:val="20"/>
          </w:rPr>
          <w:fldChar w:fldCharType="end"/>
        </w:r>
        <w:r w:rsidR="00A54DAB">
          <w:rPr>
            <w:sz w:val="20"/>
            <w:szCs w:val="20"/>
          </w:rPr>
          <w:t>, Julia Kimyagarov (6 March 2019)</w:t>
        </w:r>
      </w:ins>
    </w:p>
    <w:p w14:paraId="685E0796" w14:textId="77777777" w:rsidR="00A54DAB" w:rsidRDefault="00A54DAB" w:rsidP="00130275">
      <w:pPr>
        <w:rPr>
          <w:ins w:id="66" w:author="Nuraena Abad" w:date="2026-05-22T13:30:00Z" w16du:dateUtc="2026-05-22T03:30:00Z"/>
          <w:sz w:val="20"/>
          <w:szCs w:val="20"/>
        </w:rPr>
      </w:pPr>
    </w:p>
    <w:p w14:paraId="71CC0283" w14:textId="4BFB68CA" w:rsidR="009E15F5" w:rsidRDefault="006D4D7C" w:rsidP="009E15F5">
      <w:pPr>
        <w:tabs>
          <w:tab w:val="left" w:pos="426"/>
        </w:tabs>
        <w:ind w:left="426" w:hanging="426"/>
        <w:rPr>
          <w:ins w:id="67" w:author="Nuraena Abad" w:date="2026-05-22T13:30:00Z" w16du:dateUtc="2026-05-22T03:30:00Z"/>
          <w:sz w:val="20"/>
          <w:szCs w:val="20"/>
        </w:rPr>
        <w:pPrChange w:id="68" w:author="Nuraena Abad" w:date="2026-05-22T13:31:00Z" w16du:dateUtc="2026-05-22T03:31:00Z">
          <w:pPr/>
        </w:pPrChange>
      </w:pPr>
      <w:ins w:id="69" w:author="Nuraena Abad" w:date="2026-05-22T13:46:00Z" w16du:dateUtc="2026-05-22T03:46:00Z">
        <w:r>
          <w:rPr>
            <w:sz w:val="20"/>
            <w:szCs w:val="20"/>
          </w:rPr>
          <w:t>2</w:t>
        </w:r>
      </w:ins>
      <w:ins w:id="70" w:author="Nuraena Abad" w:date="2026-05-22T13:30:00Z" w16du:dateUtc="2026-05-22T03:30:00Z">
        <w:r w:rsidR="009E15F5">
          <w:rPr>
            <w:sz w:val="20"/>
            <w:szCs w:val="20"/>
          </w:rPr>
          <w:t>.</w:t>
        </w:r>
        <w:r w:rsidR="009E15F5">
          <w:rPr>
            <w:sz w:val="20"/>
            <w:szCs w:val="20"/>
          </w:rPr>
          <w:tab/>
          <w:t>“</w:t>
        </w:r>
        <w:r w:rsidR="009E15F5" w:rsidRPr="009E15F5">
          <w:rPr>
            <w:b/>
            <w:bCs/>
            <w:sz w:val="20"/>
            <w:szCs w:val="20"/>
            <w:rPrChange w:id="71" w:author="Nuraena Abad" w:date="2026-05-22T13:31:00Z" w16du:dateUtc="2026-05-22T03:31:00Z">
              <w:rPr>
                <w:sz w:val="20"/>
                <w:szCs w:val="20"/>
              </w:rPr>
            </w:rPrChange>
          </w:rPr>
          <w:t>One of the Greatest Hedge Fund Managers Ever Lost His Investors More Than He Ever Made Them</w:t>
        </w:r>
        <w:r w:rsidR="009E15F5">
          <w:rPr>
            <w:sz w:val="20"/>
            <w:szCs w:val="20"/>
          </w:rPr>
          <w:t xml:space="preserve">” </w:t>
        </w:r>
      </w:ins>
      <w:ins w:id="72" w:author="Nuraena Abad" w:date="2026-05-22T13:31:00Z" w16du:dateUtc="2026-05-22T03:31:00Z">
        <w:r w:rsidR="009E15F5">
          <w:rPr>
            <w:sz w:val="20"/>
            <w:szCs w:val="20"/>
          </w:rPr>
          <w:fldChar w:fldCharType="begin"/>
        </w:r>
        <w:r w:rsidR="009E15F5">
          <w:rPr>
            <w:sz w:val="20"/>
            <w:szCs w:val="20"/>
          </w:rPr>
          <w:instrText>HYPERLINK "</w:instrText>
        </w:r>
        <w:r w:rsidR="009E15F5" w:rsidRPr="009E15F5">
          <w:rPr>
            <w:sz w:val="20"/>
            <w:szCs w:val="20"/>
          </w:rPr>
          <w:instrText>https://www.valens-research.com/investor-essentials-daily/one-of-the-greatest-hedge-fund-managers-ever-lost-his-investors-more-than-he-ever-made-them/</w:instrText>
        </w:r>
        <w:r w:rsidR="009E15F5">
          <w:rPr>
            <w:sz w:val="20"/>
            <w:szCs w:val="20"/>
          </w:rPr>
          <w:instrText>"</w:instrText>
        </w:r>
        <w:r w:rsidR="009E15F5">
          <w:rPr>
            <w:sz w:val="20"/>
            <w:szCs w:val="20"/>
          </w:rPr>
          <w:fldChar w:fldCharType="separate"/>
        </w:r>
        <w:r w:rsidR="009E15F5" w:rsidRPr="009468C0">
          <w:rPr>
            <w:rStyle w:val="Hyperlink"/>
            <w:sz w:val="20"/>
            <w:szCs w:val="20"/>
          </w:rPr>
          <w:t>https://www.valens-research.com/investor-essentials-daily/one-of-the-greatest-hedge-fund-managers-ever-lost-his-investors-more-than-he-ever-made-them/</w:t>
        </w:r>
        <w:r w:rsidR="009E15F5">
          <w:rPr>
            <w:sz w:val="20"/>
            <w:szCs w:val="20"/>
          </w:rPr>
          <w:fldChar w:fldCharType="end"/>
        </w:r>
        <w:r w:rsidR="009E15F5">
          <w:rPr>
            <w:sz w:val="20"/>
            <w:szCs w:val="20"/>
          </w:rPr>
          <w:t xml:space="preserve"> </w:t>
        </w:r>
      </w:ins>
      <w:ins w:id="73" w:author="Nuraena Abad" w:date="2026-05-22T13:30:00Z" w16du:dateUtc="2026-05-22T03:30:00Z">
        <w:r w:rsidR="009E15F5">
          <w:rPr>
            <w:sz w:val="20"/>
            <w:szCs w:val="20"/>
          </w:rPr>
          <w:t>Investor Essentials Daily (30 October 2019)</w:t>
        </w:r>
      </w:ins>
    </w:p>
    <w:p w14:paraId="7ACE2F29" w14:textId="77777777" w:rsidR="009E15F5" w:rsidRDefault="009E15F5" w:rsidP="00130275">
      <w:pPr>
        <w:rPr>
          <w:sz w:val="20"/>
          <w:szCs w:val="20"/>
        </w:rPr>
      </w:pPr>
    </w:p>
    <w:p w14:paraId="7A311586" w14:textId="1008AA14" w:rsidR="003200D9" w:rsidRDefault="006D4D7C" w:rsidP="006D4D7C">
      <w:pPr>
        <w:tabs>
          <w:tab w:val="left" w:pos="426"/>
        </w:tabs>
        <w:ind w:left="426" w:hanging="426"/>
        <w:rPr>
          <w:sz w:val="20"/>
          <w:szCs w:val="20"/>
          <w:lang w:val="en-US"/>
        </w:rPr>
        <w:pPrChange w:id="74" w:author="Nuraena Abad" w:date="2026-05-22T13:46:00Z" w16du:dateUtc="2026-05-22T03:46:00Z">
          <w:pPr>
            <w:numPr>
              <w:numId w:val="4"/>
            </w:numPr>
            <w:tabs>
              <w:tab w:val="left" w:pos="426"/>
              <w:tab w:val="num" w:pos="1080"/>
            </w:tabs>
            <w:ind w:left="426" w:hanging="426"/>
          </w:pPr>
        </w:pPrChange>
      </w:pPr>
      <w:ins w:id="75" w:author="Nuraena Abad" w:date="2026-05-22T13:46:00Z" w16du:dateUtc="2026-05-22T03:46:00Z">
        <w:r w:rsidRPr="006D4D7C">
          <w:rPr>
            <w:sz w:val="20"/>
            <w:szCs w:val="20"/>
            <w:lang w:val="en-US"/>
            <w:rPrChange w:id="76" w:author="Nuraena Abad" w:date="2026-05-22T13:46:00Z" w16du:dateUtc="2026-05-22T03:46:00Z">
              <w:rPr>
                <w:b/>
                <w:bCs/>
                <w:sz w:val="20"/>
                <w:szCs w:val="20"/>
                <w:lang w:val="en-US"/>
              </w:rPr>
            </w:rPrChange>
          </w:rPr>
          <w:t>3.</w:t>
        </w:r>
        <w:r>
          <w:rPr>
            <w:b/>
            <w:bCs/>
            <w:sz w:val="20"/>
            <w:szCs w:val="20"/>
            <w:lang w:val="en-US"/>
          </w:rPr>
          <w:tab/>
        </w:r>
      </w:ins>
      <w:r w:rsidR="003200D9" w:rsidRPr="003200D9">
        <w:rPr>
          <w:b/>
          <w:bCs/>
          <w:sz w:val="20"/>
          <w:szCs w:val="20"/>
          <w:lang w:val="en-US"/>
        </w:rPr>
        <w:t>“Julian Robertson Jr, Founding Father of the Modern Hedge Fund Industry, Dies at Age 90”</w:t>
      </w:r>
      <w:r w:rsidR="003200D9" w:rsidRPr="003200D9">
        <w:rPr>
          <w:sz w:val="20"/>
          <w:szCs w:val="20"/>
          <w:lang w:val="en-US"/>
        </w:rPr>
        <w:t xml:space="preserve"> </w:t>
      </w:r>
      <w:del w:id="77" w:author="Nuraena Abad" w:date="2026-05-22T12:55:00Z" w16du:dateUtc="2026-05-22T02:55:00Z">
        <w:r w:rsidR="003200D9" w:rsidRPr="003200D9" w:rsidDel="00185D3B">
          <w:rPr>
            <w:sz w:val="20"/>
            <w:szCs w:val="20"/>
            <w:lang w:val="en-US"/>
          </w:rPr>
          <w:delText xml:space="preserve">— </w:delText>
        </w:r>
      </w:del>
      <w:r w:rsidR="003200D9">
        <w:fldChar w:fldCharType="begin"/>
      </w:r>
      <w:r w:rsidR="003200D9">
        <w:instrText>HYPERLINK "https://www.institutionalinvestor.com/article/2bstms42qkeyqcqfe2r5s/culture/julian-robertson-jr-founding-father-of-the-modern-hedge-fund-industry-dies-at-age-90"</w:instrText>
      </w:r>
      <w:r w:rsidR="003200D9">
        <w:fldChar w:fldCharType="separate"/>
      </w:r>
      <w:r w:rsidR="003200D9" w:rsidRPr="003200D9">
        <w:rPr>
          <w:rStyle w:val="Hyperlink"/>
          <w:sz w:val="20"/>
          <w:szCs w:val="20"/>
          <w:lang w:val="en-US"/>
        </w:rPr>
        <w:t>https://www.institutionalinvestor.com/article/2bstms42qkeyqcqfe2r5s/culture/julian-robertson-jr-founding-father-of-the-modern-hedge-fund-industry-dies-at-age-90</w:t>
      </w:r>
      <w:r w:rsidR="003200D9">
        <w:fldChar w:fldCharType="end"/>
      </w:r>
      <w:r w:rsidR="003200D9" w:rsidRPr="003200D9">
        <w:rPr>
          <w:sz w:val="20"/>
          <w:szCs w:val="20"/>
          <w:lang w:val="en-US"/>
        </w:rPr>
        <w:t xml:space="preserve"> by Stephen Taub (</w:t>
      </w:r>
      <w:ins w:id="78" w:author="Nuraena Abad" w:date="2026-05-22T13:10:00Z" w16du:dateUtc="2026-05-22T03:10:00Z">
        <w:r w:rsidR="00A54DAB">
          <w:rPr>
            <w:sz w:val="20"/>
            <w:szCs w:val="20"/>
            <w:lang w:val="en-US"/>
          </w:rPr>
          <w:t xml:space="preserve">23 </w:t>
        </w:r>
      </w:ins>
      <w:r w:rsidR="003200D9" w:rsidRPr="003200D9">
        <w:rPr>
          <w:sz w:val="20"/>
          <w:szCs w:val="20"/>
          <w:lang w:val="en-US"/>
        </w:rPr>
        <w:t xml:space="preserve">August </w:t>
      </w:r>
      <w:del w:id="79" w:author="Nuraena Abad" w:date="2026-05-22T13:10:00Z" w16du:dateUtc="2026-05-22T03:10:00Z">
        <w:r w:rsidR="003200D9" w:rsidRPr="003200D9" w:rsidDel="00A54DAB">
          <w:rPr>
            <w:sz w:val="20"/>
            <w:szCs w:val="20"/>
            <w:lang w:val="en-US"/>
          </w:rPr>
          <w:delText>23,</w:delText>
        </w:r>
      </w:del>
      <w:r w:rsidR="003200D9" w:rsidRPr="003200D9">
        <w:rPr>
          <w:sz w:val="20"/>
          <w:szCs w:val="20"/>
          <w:lang w:val="en-US"/>
        </w:rPr>
        <w:t xml:space="preserve"> 2022)</w:t>
      </w:r>
    </w:p>
    <w:p w14:paraId="18790B19" w14:textId="77777777" w:rsidR="003200D9" w:rsidRDefault="003200D9" w:rsidP="00131B68">
      <w:pPr>
        <w:tabs>
          <w:tab w:val="left" w:pos="426"/>
          <w:tab w:val="num" w:pos="1080"/>
        </w:tabs>
        <w:ind w:left="426" w:hanging="426"/>
        <w:rPr>
          <w:ins w:id="80" w:author="Nuraena Abad" w:date="2026-05-22T13:15:00Z" w16du:dateUtc="2026-05-22T03:15:00Z"/>
          <w:sz w:val="20"/>
          <w:szCs w:val="20"/>
          <w:lang w:val="en-US"/>
        </w:rPr>
      </w:pPr>
    </w:p>
    <w:p w14:paraId="57B22233" w14:textId="1C4A4564" w:rsidR="00E05F5E" w:rsidRDefault="006D4D7C" w:rsidP="00131B68">
      <w:pPr>
        <w:tabs>
          <w:tab w:val="left" w:pos="426"/>
          <w:tab w:val="num" w:pos="1080"/>
        </w:tabs>
        <w:ind w:left="426" w:hanging="426"/>
        <w:rPr>
          <w:ins w:id="81" w:author="Nuraena Abad" w:date="2026-05-22T13:15:00Z" w16du:dateUtc="2026-05-22T03:15:00Z"/>
          <w:sz w:val="20"/>
          <w:szCs w:val="20"/>
          <w:lang w:val="en-US"/>
        </w:rPr>
      </w:pPr>
      <w:ins w:id="82" w:author="Nuraena Abad" w:date="2026-05-22T13:46:00Z" w16du:dateUtc="2026-05-22T03:46:00Z">
        <w:r>
          <w:rPr>
            <w:sz w:val="20"/>
            <w:szCs w:val="20"/>
            <w:lang w:val="en-US"/>
          </w:rPr>
          <w:t>4</w:t>
        </w:r>
      </w:ins>
      <w:ins w:id="83" w:author="Nuraena Abad" w:date="2026-05-22T13:15:00Z" w16du:dateUtc="2026-05-22T03:15:00Z">
        <w:r w:rsidR="00E05F5E">
          <w:rPr>
            <w:sz w:val="20"/>
            <w:szCs w:val="20"/>
            <w:lang w:val="en-US"/>
          </w:rPr>
          <w:t xml:space="preserve">. </w:t>
        </w:r>
      </w:ins>
      <w:ins w:id="84" w:author="Nuraena Abad" w:date="2026-05-22T13:16:00Z" w16du:dateUtc="2026-05-22T03:16:00Z">
        <w:r w:rsidR="00E05F5E">
          <w:rPr>
            <w:sz w:val="20"/>
            <w:szCs w:val="20"/>
            <w:lang w:val="en-US"/>
          </w:rPr>
          <w:tab/>
          <w:t>“</w:t>
        </w:r>
      </w:ins>
      <w:ins w:id="85" w:author="Nuraena Abad" w:date="2026-05-22T13:15:00Z" w16du:dateUtc="2026-05-22T03:15:00Z">
        <w:r w:rsidR="00E05F5E" w:rsidRPr="00E11E05">
          <w:rPr>
            <w:b/>
            <w:bCs/>
            <w:sz w:val="20"/>
            <w:szCs w:val="20"/>
            <w:lang w:val="en-US"/>
            <w:rPrChange w:id="86" w:author="Nuraena Abad" w:date="2026-05-22T13:18:00Z" w16du:dateUtc="2026-05-22T03:18:00Z">
              <w:rPr>
                <w:sz w:val="20"/>
                <w:szCs w:val="20"/>
                <w:lang w:val="en-US"/>
              </w:rPr>
            </w:rPrChange>
          </w:rPr>
          <w:t>Julian Robertson, the hedge fund billionaire who fathered a whole ambush of ‘Tiger Cubs,’ dies at 90</w:t>
        </w:r>
      </w:ins>
      <w:ins w:id="87" w:author="Nuraena Abad" w:date="2026-05-22T13:16:00Z" w16du:dateUtc="2026-05-22T03:16:00Z">
        <w:r w:rsidR="00E05F5E">
          <w:rPr>
            <w:sz w:val="20"/>
            <w:szCs w:val="20"/>
            <w:lang w:val="en-US"/>
          </w:rPr>
          <w:t xml:space="preserve">” </w:t>
        </w:r>
        <w:r w:rsidR="00E05F5E">
          <w:rPr>
            <w:sz w:val="20"/>
            <w:szCs w:val="20"/>
            <w:lang w:val="en-US"/>
          </w:rPr>
          <w:fldChar w:fldCharType="begin"/>
        </w:r>
        <w:r w:rsidR="00E05F5E">
          <w:rPr>
            <w:sz w:val="20"/>
            <w:szCs w:val="20"/>
            <w:lang w:val="en-US"/>
          </w:rPr>
          <w:instrText>HYPERLINK "</w:instrText>
        </w:r>
        <w:r w:rsidR="00E05F5E" w:rsidRPr="00E05F5E">
          <w:rPr>
            <w:sz w:val="20"/>
            <w:szCs w:val="20"/>
            <w:lang w:val="en-US"/>
          </w:rPr>
          <w:instrText>https://fortune.com/2022/08/23/julian-robertson-hedge-fund-billionaire-tiger-cubs-dies-at-90/</w:instrText>
        </w:r>
        <w:r w:rsidR="00E05F5E">
          <w:rPr>
            <w:sz w:val="20"/>
            <w:szCs w:val="20"/>
            <w:lang w:val="en-US"/>
          </w:rPr>
          <w:instrText>"</w:instrText>
        </w:r>
        <w:r w:rsidR="00E05F5E">
          <w:rPr>
            <w:sz w:val="20"/>
            <w:szCs w:val="20"/>
            <w:lang w:val="en-US"/>
          </w:rPr>
          <w:fldChar w:fldCharType="separate"/>
        </w:r>
        <w:r w:rsidR="00E05F5E" w:rsidRPr="009468C0">
          <w:rPr>
            <w:rStyle w:val="Hyperlink"/>
            <w:sz w:val="20"/>
            <w:szCs w:val="20"/>
            <w:lang w:val="en-US"/>
          </w:rPr>
          <w:t>https://fortune.com/2022/08/23/julian-robertson-hedge-fund-billionaire-tiger-cubs-dies-at-90/</w:t>
        </w:r>
        <w:r w:rsidR="00E05F5E">
          <w:rPr>
            <w:sz w:val="20"/>
            <w:szCs w:val="20"/>
            <w:lang w:val="en-US"/>
          </w:rPr>
          <w:fldChar w:fldCharType="end"/>
        </w:r>
        <w:r w:rsidR="00E05F5E">
          <w:rPr>
            <w:sz w:val="20"/>
            <w:szCs w:val="20"/>
            <w:lang w:val="en-US"/>
          </w:rPr>
          <w:t xml:space="preserve">, </w:t>
        </w:r>
        <w:r w:rsidR="00E05F5E" w:rsidRPr="00E05F5E">
          <w:rPr>
            <w:sz w:val="20"/>
            <w:szCs w:val="20"/>
            <w:lang w:val="en-US"/>
          </w:rPr>
          <w:t xml:space="preserve"> Katherine Burton, Hema Parmar</w:t>
        </w:r>
        <w:r w:rsidR="00E05F5E">
          <w:rPr>
            <w:sz w:val="20"/>
            <w:szCs w:val="20"/>
            <w:lang w:val="en-US"/>
          </w:rPr>
          <w:t xml:space="preserve"> and</w:t>
        </w:r>
        <w:r w:rsidR="00E05F5E" w:rsidRPr="00E05F5E">
          <w:rPr>
            <w:sz w:val="20"/>
            <w:szCs w:val="20"/>
            <w:lang w:val="en-US"/>
          </w:rPr>
          <w:t xml:space="preserve"> David Henry</w:t>
        </w:r>
        <w:r w:rsidR="00E05F5E">
          <w:rPr>
            <w:sz w:val="20"/>
            <w:szCs w:val="20"/>
            <w:lang w:val="en-US"/>
          </w:rPr>
          <w:t xml:space="preserve"> (23 August 2022)</w:t>
        </w:r>
      </w:ins>
    </w:p>
    <w:p w14:paraId="65EB2BA2" w14:textId="77777777" w:rsidR="00E05F5E" w:rsidRDefault="00E05F5E" w:rsidP="00131B68">
      <w:pPr>
        <w:tabs>
          <w:tab w:val="left" w:pos="426"/>
          <w:tab w:val="num" w:pos="1080"/>
        </w:tabs>
        <w:ind w:left="426" w:hanging="426"/>
        <w:rPr>
          <w:ins w:id="88" w:author="Nuraena Abad" w:date="2026-05-22T13:17:00Z" w16du:dateUtc="2026-05-22T03:17:00Z"/>
          <w:sz w:val="20"/>
          <w:szCs w:val="20"/>
          <w:lang w:val="en-US"/>
        </w:rPr>
      </w:pPr>
    </w:p>
    <w:p w14:paraId="18D87B09" w14:textId="466F9B78" w:rsidR="00E11E05" w:rsidRDefault="006D4D7C" w:rsidP="00131B68">
      <w:pPr>
        <w:tabs>
          <w:tab w:val="left" w:pos="426"/>
          <w:tab w:val="num" w:pos="1080"/>
        </w:tabs>
        <w:ind w:left="426" w:hanging="426"/>
        <w:rPr>
          <w:ins w:id="89" w:author="Nuraena Abad" w:date="2026-05-22T13:18:00Z" w16du:dateUtc="2026-05-22T03:18:00Z"/>
          <w:sz w:val="20"/>
          <w:szCs w:val="20"/>
          <w:lang w:val="en-US"/>
        </w:rPr>
      </w:pPr>
      <w:ins w:id="90" w:author="Nuraena Abad" w:date="2026-05-22T13:46:00Z" w16du:dateUtc="2026-05-22T03:46:00Z">
        <w:r>
          <w:rPr>
            <w:sz w:val="20"/>
            <w:szCs w:val="20"/>
            <w:lang w:val="en-US"/>
          </w:rPr>
          <w:t>5</w:t>
        </w:r>
      </w:ins>
      <w:ins w:id="91" w:author="Nuraena Abad" w:date="2026-05-22T13:17:00Z" w16du:dateUtc="2026-05-22T03:17:00Z">
        <w:r w:rsidR="00E11E05">
          <w:rPr>
            <w:sz w:val="20"/>
            <w:szCs w:val="20"/>
            <w:lang w:val="en-US"/>
          </w:rPr>
          <w:t xml:space="preserve">. </w:t>
        </w:r>
        <w:r w:rsidR="00E11E05">
          <w:rPr>
            <w:sz w:val="20"/>
            <w:szCs w:val="20"/>
            <w:lang w:val="en-US"/>
          </w:rPr>
          <w:tab/>
        </w:r>
      </w:ins>
      <w:ins w:id="92" w:author="Nuraena Abad" w:date="2026-05-22T13:18:00Z" w16du:dateUtc="2026-05-22T03:18:00Z">
        <w:r w:rsidR="00E11E05">
          <w:rPr>
            <w:sz w:val="20"/>
            <w:szCs w:val="20"/>
            <w:lang w:val="en-US"/>
          </w:rPr>
          <w:t>“</w:t>
        </w:r>
      </w:ins>
      <w:ins w:id="93" w:author="Nuraena Abad" w:date="2026-05-22T13:17:00Z" w16du:dateUtc="2026-05-22T03:17:00Z">
        <w:r w:rsidR="00E11E05" w:rsidRPr="00E11E05">
          <w:rPr>
            <w:b/>
            <w:bCs/>
            <w:sz w:val="20"/>
            <w:szCs w:val="20"/>
            <w:lang w:val="en-US"/>
            <w:rPrChange w:id="94" w:author="Nuraena Abad" w:date="2026-05-22T13:18:00Z" w16du:dateUtc="2026-05-22T03:18:00Z">
              <w:rPr>
                <w:sz w:val="20"/>
                <w:szCs w:val="20"/>
                <w:lang w:val="en-US"/>
              </w:rPr>
            </w:rPrChange>
          </w:rPr>
          <w:t>Remembering a hedge-fund pioneer</w:t>
        </w:r>
      </w:ins>
      <w:ins w:id="95" w:author="Nuraena Abad" w:date="2026-05-22T13:18:00Z" w16du:dateUtc="2026-05-22T03:18:00Z">
        <w:r w:rsidR="00E11E05">
          <w:rPr>
            <w:sz w:val="20"/>
            <w:szCs w:val="20"/>
            <w:lang w:val="en-US"/>
          </w:rPr>
          <w:t>”</w:t>
        </w:r>
      </w:ins>
      <w:ins w:id="96" w:author="Nuraena Abad" w:date="2026-05-22T13:19:00Z" w16du:dateUtc="2026-05-22T03:19:00Z">
        <w:r w:rsidR="003E38D8">
          <w:rPr>
            <w:sz w:val="20"/>
            <w:szCs w:val="20"/>
            <w:lang w:val="en-US"/>
          </w:rPr>
          <w:t xml:space="preserve"> </w:t>
        </w:r>
        <w:r w:rsidR="003E38D8">
          <w:rPr>
            <w:sz w:val="20"/>
            <w:szCs w:val="20"/>
            <w:lang w:val="en-US"/>
          </w:rPr>
          <w:fldChar w:fldCharType="begin"/>
        </w:r>
        <w:r w:rsidR="003E38D8">
          <w:rPr>
            <w:sz w:val="20"/>
            <w:szCs w:val="20"/>
            <w:lang w:val="en-US"/>
          </w:rPr>
          <w:instrText>HYPERLINK "</w:instrText>
        </w:r>
        <w:r w:rsidR="003E38D8" w:rsidRPr="003E38D8">
          <w:rPr>
            <w:sz w:val="20"/>
            <w:szCs w:val="20"/>
            <w:lang w:val="en-US"/>
          </w:rPr>
          <w:instrText>https://www.kenan-flagler.unc.edu/news/remembering-a-hedge-fund-pioneer/</w:instrText>
        </w:r>
        <w:r w:rsidR="003E38D8">
          <w:rPr>
            <w:sz w:val="20"/>
            <w:szCs w:val="20"/>
            <w:lang w:val="en-US"/>
          </w:rPr>
          <w:instrText>"</w:instrText>
        </w:r>
        <w:r w:rsidR="003E38D8">
          <w:rPr>
            <w:sz w:val="20"/>
            <w:szCs w:val="20"/>
            <w:lang w:val="en-US"/>
          </w:rPr>
          <w:fldChar w:fldCharType="separate"/>
        </w:r>
        <w:r w:rsidR="003E38D8" w:rsidRPr="009468C0">
          <w:rPr>
            <w:rStyle w:val="Hyperlink"/>
            <w:sz w:val="20"/>
            <w:szCs w:val="20"/>
            <w:lang w:val="en-US"/>
          </w:rPr>
          <w:t>https://www.kenan-flagler.unc.edu/news/remembering-a-hedge-fund-pioneer/</w:t>
        </w:r>
        <w:r w:rsidR="003E38D8">
          <w:rPr>
            <w:sz w:val="20"/>
            <w:szCs w:val="20"/>
            <w:lang w:val="en-US"/>
          </w:rPr>
          <w:fldChar w:fldCharType="end"/>
        </w:r>
        <w:r w:rsidR="003E38D8">
          <w:rPr>
            <w:sz w:val="20"/>
            <w:szCs w:val="20"/>
            <w:lang w:val="en-US"/>
          </w:rPr>
          <w:t>, Kenan-Flagler Business School</w:t>
        </w:r>
      </w:ins>
      <w:ins w:id="97" w:author="Nuraena Abad" w:date="2026-05-22T13:18:00Z" w16du:dateUtc="2026-05-22T03:18:00Z">
        <w:r w:rsidR="00E11E05">
          <w:rPr>
            <w:sz w:val="20"/>
            <w:szCs w:val="20"/>
            <w:lang w:val="en-US"/>
          </w:rPr>
          <w:t xml:space="preserve"> (30 August 2022)</w:t>
        </w:r>
      </w:ins>
    </w:p>
    <w:p w14:paraId="03EAA657" w14:textId="77777777" w:rsidR="00E11E05" w:rsidRDefault="00E11E05" w:rsidP="00131B68">
      <w:pPr>
        <w:tabs>
          <w:tab w:val="left" w:pos="426"/>
          <w:tab w:val="num" w:pos="1080"/>
        </w:tabs>
        <w:ind w:left="426" w:hanging="426"/>
        <w:rPr>
          <w:ins w:id="98" w:author="Nuraena Abad" w:date="2026-05-22T13:09:00Z" w16du:dateUtc="2026-05-22T03:09:00Z"/>
          <w:sz w:val="20"/>
          <w:szCs w:val="20"/>
          <w:lang w:val="en-US"/>
        </w:rPr>
      </w:pPr>
    </w:p>
    <w:p w14:paraId="4CC88DB5" w14:textId="09AAE1F5" w:rsidR="00A54DAB" w:rsidRDefault="006D4D7C" w:rsidP="00131B68">
      <w:pPr>
        <w:tabs>
          <w:tab w:val="left" w:pos="426"/>
          <w:tab w:val="num" w:pos="1080"/>
        </w:tabs>
        <w:ind w:left="426" w:hanging="426"/>
        <w:rPr>
          <w:ins w:id="99" w:author="Nuraena Abad" w:date="2026-05-22T13:09:00Z" w16du:dateUtc="2026-05-22T03:09:00Z"/>
          <w:sz w:val="20"/>
          <w:szCs w:val="20"/>
          <w:lang w:val="en-US"/>
        </w:rPr>
      </w:pPr>
      <w:ins w:id="100" w:author="Nuraena Abad" w:date="2026-05-22T13:46:00Z" w16du:dateUtc="2026-05-22T03:46:00Z">
        <w:r>
          <w:rPr>
            <w:sz w:val="20"/>
            <w:szCs w:val="20"/>
            <w:lang w:val="en-US"/>
          </w:rPr>
          <w:t>6</w:t>
        </w:r>
      </w:ins>
      <w:ins w:id="101" w:author="Nuraena Abad" w:date="2026-05-22T13:09:00Z" w16du:dateUtc="2026-05-22T03:09:00Z">
        <w:r w:rsidR="00A54DAB">
          <w:rPr>
            <w:sz w:val="20"/>
            <w:szCs w:val="20"/>
            <w:lang w:val="en-US"/>
          </w:rPr>
          <w:t>.</w:t>
        </w:r>
        <w:r w:rsidR="00A54DAB">
          <w:rPr>
            <w:sz w:val="20"/>
            <w:szCs w:val="20"/>
            <w:lang w:val="en-US"/>
          </w:rPr>
          <w:tab/>
          <w:t>“</w:t>
        </w:r>
        <w:r w:rsidR="00A54DAB" w:rsidRPr="00A54DAB">
          <w:rPr>
            <w:b/>
            <w:bCs/>
            <w:sz w:val="20"/>
            <w:szCs w:val="20"/>
            <w:lang w:val="en-US"/>
            <w:rPrChange w:id="102" w:author="Nuraena Abad" w:date="2026-05-22T13:09:00Z" w16du:dateUtc="2026-05-22T03:09:00Z">
              <w:rPr>
                <w:sz w:val="20"/>
                <w:szCs w:val="20"/>
                <w:lang w:val="en-US"/>
              </w:rPr>
            </w:rPrChange>
          </w:rPr>
          <w:t>Letter #78: Julian Robertson (2000)</w:t>
        </w:r>
        <w:r w:rsidR="00A54DAB">
          <w:rPr>
            <w:sz w:val="20"/>
            <w:szCs w:val="20"/>
            <w:lang w:val="en-US"/>
          </w:rPr>
          <w:t>”</w:t>
        </w:r>
      </w:ins>
      <w:ins w:id="103" w:author="Nuraena Abad" w:date="2026-05-22T13:10:00Z" w16du:dateUtc="2026-05-22T03:10:00Z">
        <w:r w:rsidR="00A54DAB">
          <w:rPr>
            <w:sz w:val="20"/>
            <w:szCs w:val="20"/>
            <w:lang w:val="en-US"/>
          </w:rPr>
          <w:t xml:space="preserve"> </w:t>
        </w:r>
        <w:r w:rsidR="00A54DAB">
          <w:rPr>
            <w:sz w:val="20"/>
            <w:szCs w:val="20"/>
            <w:lang w:val="en-US"/>
          </w:rPr>
          <w:fldChar w:fldCharType="begin"/>
        </w:r>
        <w:r w:rsidR="00A54DAB">
          <w:rPr>
            <w:sz w:val="20"/>
            <w:szCs w:val="20"/>
            <w:lang w:val="en-US"/>
          </w:rPr>
          <w:instrText>HYPERLINK "</w:instrText>
        </w:r>
        <w:r w:rsidR="00A54DAB" w:rsidRPr="00A54DAB">
          <w:rPr>
            <w:sz w:val="20"/>
            <w:szCs w:val="20"/>
            <w:lang w:val="en-US"/>
          </w:rPr>
          <w:instrText>https://aletteraday.substack.com/p/letter-78-julian-robertson-2000</w:instrText>
        </w:r>
        <w:r w:rsidR="00A54DAB">
          <w:rPr>
            <w:sz w:val="20"/>
            <w:szCs w:val="20"/>
            <w:lang w:val="en-US"/>
          </w:rPr>
          <w:instrText>"</w:instrText>
        </w:r>
        <w:r w:rsidR="00A54DAB">
          <w:rPr>
            <w:sz w:val="20"/>
            <w:szCs w:val="20"/>
            <w:lang w:val="en-US"/>
          </w:rPr>
          <w:fldChar w:fldCharType="separate"/>
        </w:r>
        <w:r w:rsidR="00A54DAB" w:rsidRPr="009468C0">
          <w:rPr>
            <w:rStyle w:val="Hyperlink"/>
            <w:sz w:val="20"/>
            <w:szCs w:val="20"/>
            <w:lang w:val="en-US"/>
          </w:rPr>
          <w:t>https://aletteraday.substack.com/p/letter-78-julian-robertson-2000</w:t>
        </w:r>
        <w:r w:rsidR="00A54DAB">
          <w:rPr>
            <w:sz w:val="20"/>
            <w:szCs w:val="20"/>
            <w:lang w:val="en-US"/>
          </w:rPr>
          <w:fldChar w:fldCharType="end"/>
        </w:r>
        <w:r w:rsidR="00A54DAB">
          <w:rPr>
            <w:sz w:val="20"/>
            <w:szCs w:val="20"/>
            <w:lang w:val="en-US"/>
          </w:rPr>
          <w:t>, Kevin Gee (3 May 2023)</w:t>
        </w:r>
      </w:ins>
    </w:p>
    <w:p w14:paraId="365CC3C4" w14:textId="77777777" w:rsidR="00965386" w:rsidRDefault="00965386" w:rsidP="00A54DAB">
      <w:pPr>
        <w:tabs>
          <w:tab w:val="left" w:pos="2960"/>
        </w:tabs>
        <w:ind w:left="426" w:hanging="426"/>
        <w:rPr>
          <w:ins w:id="104" w:author="Nuraena Abad" w:date="2026-05-22T13:19:00Z" w16du:dateUtc="2026-05-22T03:19:00Z"/>
          <w:sz w:val="20"/>
          <w:szCs w:val="20"/>
          <w:lang w:val="en-US"/>
        </w:rPr>
      </w:pPr>
    </w:p>
    <w:p w14:paraId="7F7CB16B" w14:textId="48C1C8ED" w:rsidR="00A54DAB" w:rsidRDefault="006D4D7C" w:rsidP="00A54DAB">
      <w:pPr>
        <w:tabs>
          <w:tab w:val="left" w:pos="2960"/>
        </w:tabs>
        <w:ind w:left="426" w:hanging="426"/>
        <w:rPr>
          <w:ins w:id="105" w:author="Nuraena Abad" w:date="2026-05-22T13:22:00Z" w16du:dateUtc="2026-05-22T03:22:00Z"/>
          <w:sz w:val="20"/>
          <w:szCs w:val="20"/>
          <w:lang w:val="en-US"/>
        </w:rPr>
      </w:pPr>
      <w:ins w:id="106" w:author="Nuraena Abad" w:date="2026-05-22T13:46:00Z" w16du:dateUtc="2026-05-22T03:46:00Z">
        <w:r>
          <w:rPr>
            <w:sz w:val="20"/>
            <w:szCs w:val="20"/>
            <w:lang w:val="en-US"/>
          </w:rPr>
          <w:t>7</w:t>
        </w:r>
      </w:ins>
      <w:ins w:id="107" w:author="Nuraena Abad" w:date="2026-05-22T13:19:00Z" w16du:dateUtc="2026-05-22T03:19:00Z">
        <w:r w:rsidR="00965386">
          <w:rPr>
            <w:sz w:val="20"/>
            <w:szCs w:val="20"/>
            <w:lang w:val="en-US"/>
          </w:rPr>
          <w:t>.</w:t>
        </w:r>
        <w:r w:rsidR="00965386">
          <w:rPr>
            <w:sz w:val="20"/>
            <w:szCs w:val="20"/>
            <w:lang w:val="en-US"/>
          </w:rPr>
          <w:tab/>
        </w:r>
      </w:ins>
      <w:ins w:id="108" w:author="Nuraena Abad" w:date="2026-05-22T13:20:00Z" w16du:dateUtc="2026-05-22T03:20:00Z">
        <w:r w:rsidR="00965386">
          <w:rPr>
            <w:sz w:val="20"/>
            <w:szCs w:val="20"/>
            <w:lang w:val="en-US"/>
          </w:rPr>
          <w:t>“</w:t>
        </w:r>
        <w:r w:rsidR="00965386" w:rsidRPr="00965386">
          <w:rPr>
            <w:b/>
            <w:bCs/>
            <w:sz w:val="20"/>
            <w:szCs w:val="20"/>
            <w:lang w:val="en-US"/>
            <w:rPrChange w:id="109" w:author="Nuraena Abad" w:date="2026-05-22T13:20:00Z" w16du:dateUtc="2026-05-22T03:20:00Z">
              <w:rPr>
                <w:sz w:val="20"/>
                <w:szCs w:val="20"/>
                <w:lang w:val="en-US"/>
              </w:rPr>
            </w:rPrChange>
          </w:rPr>
          <w:t>How Julian Robertson Built a Succe</w:t>
        </w:r>
        <w:r w:rsidR="00965386">
          <w:rPr>
            <w:b/>
            <w:bCs/>
            <w:sz w:val="20"/>
            <w:szCs w:val="20"/>
            <w:lang w:val="en-US"/>
          </w:rPr>
          <w:t>s</w:t>
        </w:r>
        <w:r w:rsidR="00965386" w:rsidRPr="00965386">
          <w:rPr>
            <w:b/>
            <w:bCs/>
            <w:sz w:val="20"/>
            <w:szCs w:val="20"/>
            <w:lang w:val="en-US"/>
            <w:rPrChange w:id="110" w:author="Nuraena Abad" w:date="2026-05-22T13:20:00Z" w16du:dateUtc="2026-05-22T03:20:00Z">
              <w:rPr>
                <w:sz w:val="20"/>
                <w:szCs w:val="20"/>
                <w:lang w:val="en-US"/>
              </w:rPr>
            </w:rPrChange>
          </w:rPr>
          <w:t>sful Tiger Management Portfolio</w:t>
        </w:r>
        <w:r w:rsidR="00965386">
          <w:rPr>
            <w:sz w:val="20"/>
            <w:szCs w:val="20"/>
            <w:lang w:val="en-US"/>
          </w:rPr>
          <w:t xml:space="preserve">” </w:t>
        </w:r>
        <w:r w:rsidR="00965386">
          <w:rPr>
            <w:sz w:val="20"/>
            <w:szCs w:val="20"/>
            <w:lang w:val="en-US"/>
          </w:rPr>
          <w:fldChar w:fldCharType="begin"/>
        </w:r>
        <w:r w:rsidR="00965386">
          <w:rPr>
            <w:sz w:val="20"/>
            <w:szCs w:val="20"/>
            <w:lang w:val="en-US"/>
          </w:rPr>
          <w:instrText>HYPERLINK "</w:instrText>
        </w:r>
        <w:r w:rsidR="00965386" w:rsidRPr="00965386">
          <w:rPr>
            <w:sz w:val="20"/>
            <w:szCs w:val="20"/>
            <w:lang w:val="en-US"/>
            <w:rPrChange w:id="111" w:author="Nuraena Abad" w:date="2026-05-22T13:20:00Z" w16du:dateUtc="2026-05-22T03:20:00Z">
              <w:rPr>
                <w:rStyle w:val="Hyperlink"/>
                <w:sz w:val="20"/>
                <w:szCs w:val="20"/>
                <w:lang w:val="en-US"/>
              </w:rPr>
            </w:rPrChange>
          </w:rPr>
          <w:instrText>https://www.kenan-flagler.unc.edu/news/remembering-a-hedge-fund-pioneer/</w:instrText>
        </w:r>
        <w:r w:rsidR="00965386">
          <w:rPr>
            <w:sz w:val="20"/>
            <w:szCs w:val="20"/>
            <w:lang w:val="en-US"/>
          </w:rPr>
          <w:instrText>"</w:instrText>
        </w:r>
        <w:r w:rsidR="00965386">
          <w:rPr>
            <w:sz w:val="20"/>
            <w:szCs w:val="20"/>
            <w:lang w:val="en-US"/>
          </w:rPr>
          <w:fldChar w:fldCharType="separate"/>
        </w:r>
        <w:r w:rsidR="00965386" w:rsidRPr="00965386">
          <w:rPr>
            <w:rStyle w:val="Hyperlink"/>
            <w:sz w:val="20"/>
            <w:szCs w:val="20"/>
            <w:lang w:val="en-US"/>
          </w:rPr>
          <w:t>https://www.kenan-flagler.unc.edu/news/remembering-a-hedge-fund-pioneer/</w:t>
        </w:r>
        <w:r w:rsidR="00965386">
          <w:rPr>
            <w:sz w:val="20"/>
            <w:szCs w:val="20"/>
            <w:lang w:val="en-US"/>
          </w:rPr>
          <w:fldChar w:fldCharType="end"/>
        </w:r>
        <w:r w:rsidR="00965386">
          <w:rPr>
            <w:sz w:val="20"/>
            <w:szCs w:val="20"/>
            <w:lang w:val="en-US"/>
          </w:rPr>
          <w:t xml:space="preserve"> Jacob Wolinsky (25 April 2024)</w:t>
        </w:r>
      </w:ins>
      <w:ins w:id="112" w:author="Nuraena Abad" w:date="2026-05-22T13:10:00Z" w16du:dateUtc="2026-05-22T03:10:00Z">
        <w:r w:rsidR="00A54DAB">
          <w:rPr>
            <w:sz w:val="20"/>
            <w:szCs w:val="20"/>
            <w:lang w:val="en-US"/>
          </w:rPr>
          <w:tab/>
        </w:r>
      </w:ins>
    </w:p>
    <w:p w14:paraId="65968ECC" w14:textId="77777777" w:rsidR="006D4D7C" w:rsidRDefault="006D4D7C" w:rsidP="006D4D7C">
      <w:pPr>
        <w:rPr>
          <w:ins w:id="113" w:author="Nuraena Abad" w:date="2026-05-22T13:46:00Z" w16du:dateUtc="2026-05-22T03:46:00Z"/>
        </w:rPr>
      </w:pPr>
    </w:p>
    <w:p w14:paraId="5BF1083E" w14:textId="56A0906B" w:rsidR="006D4D7C" w:rsidRDefault="006D4D7C" w:rsidP="006D4D7C">
      <w:pPr>
        <w:tabs>
          <w:tab w:val="left" w:pos="426"/>
        </w:tabs>
        <w:ind w:left="426" w:hanging="426"/>
        <w:rPr>
          <w:ins w:id="114" w:author="Nuraena Abad" w:date="2026-05-22T13:46:00Z" w16du:dateUtc="2026-05-22T03:46:00Z"/>
        </w:rPr>
      </w:pPr>
      <w:ins w:id="115" w:author="Nuraena Abad" w:date="2026-05-22T13:46:00Z" w16du:dateUtc="2026-05-22T03:46:00Z">
        <w:r>
          <w:lastRenderedPageBreak/>
          <w:t>8</w:t>
        </w:r>
        <w:r>
          <w:t>.</w:t>
        </w:r>
        <w:r>
          <w:tab/>
          <w:t>“</w:t>
        </w:r>
        <w:r w:rsidRPr="004A28A4">
          <w:rPr>
            <w:b/>
            <w:bCs/>
          </w:rPr>
          <w:t>Julian Robertson and the Tiger Dynasty</w:t>
        </w:r>
        <w:r>
          <w:t xml:space="preserve">”, </w:t>
        </w:r>
        <w:r>
          <w:fldChar w:fldCharType="begin"/>
        </w:r>
        <w:r>
          <w:instrText>HYPERLINK "</w:instrText>
        </w:r>
        <w:r w:rsidRPr="0086025A">
          <w:instrText>https://silbadeepdives.substack.com/p/julian-robertson-and-the-tiger-dynasty</w:instrText>
        </w:r>
        <w:r>
          <w:instrText>"</w:instrText>
        </w:r>
        <w:r>
          <w:fldChar w:fldCharType="separate"/>
        </w:r>
        <w:r w:rsidRPr="009468C0">
          <w:rPr>
            <w:rStyle w:val="Hyperlink"/>
          </w:rPr>
          <w:t>https://silbadeepdives.substack.com/p/julian-robertson-and-the-tiger-</w:t>
        </w:r>
        <w:r w:rsidRPr="009468C0">
          <w:rPr>
            <w:rStyle w:val="Hyperlink"/>
          </w:rPr>
          <w:t>d</w:t>
        </w:r>
        <w:r w:rsidRPr="009468C0">
          <w:rPr>
            <w:rStyle w:val="Hyperlink"/>
          </w:rPr>
          <w:t>ynasty</w:t>
        </w:r>
        <w:r>
          <w:fldChar w:fldCharType="end"/>
        </w:r>
        <w:r>
          <w:t xml:space="preserve"> Silba (16 August 2025)</w:t>
        </w:r>
      </w:ins>
    </w:p>
    <w:p w14:paraId="419E673F" w14:textId="77777777" w:rsidR="00B35D2C" w:rsidRDefault="00B35D2C" w:rsidP="00A54DAB">
      <w:pPr>
        <w:tabs>
          <w:tab w:val="left" w:pos="2960"/>
        </w:tabs>
        <w:ind w:left="426" w:hanging="426"/>
        <w:rPr>
          <w:ins w:id="116" w:author="Nuraena Abad" w:date="2026-05-22T13:24:00Z" w16du:dateUtc="2026-05-22T03:24:00Z"/>
          <w:sz w:val="20"/>
          <w:szCs w:val="20"/>
          <w:lang w:val="en-US"/>
        </w:rPr>
      </w:pPr>
    </w:p>
    <w:p w14:paraId="4AC14D14" w14:textId="0CE844D9" w:rsidR="00B35D2C" w:rsidRDefault="006D4D7C" w:rsidP="00A54DAB">
      <w:pPr>
        <w:tabs>
          <w:tab w:val="left" w:pos="2960"/>
        </w:tabs>
        <w:ind w:left="426" w:hanging="426"/>
        <w:rPr>
          <w:ins w:id="117" w:author="Nuraena Abad" w:date="2026-05-22T13:24:00Z" w16du:dateUtc="2026-05-22T03:24:00Z"/>
          <w:sz w:val="20"/>
          <w:szCs w:val="20"/>
          <w:lang w:val="en-US"/>
        </w:rPr>
      </w:pPr>
      <w:ins w:id="118" w:author="Nuraena Abad" w:date="2026-05-22T13:46:00Z" w16du:dateUtc="2026-05-22T03:46:00Z">
        <w:r>
          <w:rPr>
            <w:sz w:val="20"/>
            <w:szCs w:val="20"/>
            <w:lang w:val="en-US"/>
          </w:rPr>
          <w:t>9</w:t>
        </w:r>
      </w:ins>
      <w:ins w:id="119" w:author="Nuraena Abad" w:date="2026-05-22T13:24:00Z" w16du:dateUtc="2026-05-22T03:24:00Z">
        <w:r w:rsidR="00B35D2C">
          <w:rPr>
            <w:sz w:val="20"/>
            <w:szCs w:val="20"/>
            <w:lang w:val="en-US"/>
          </w:rPr>
          <w:t>.</w:t>
        </w:r>
        <w:r w:rsidR="00B35D2C">
          <w:rPr>
            <w:sz w:val="20"/>
            <w:szCs w:val="20"/>
            <w:lang w:val="en-US"/>
          </w:rPr>
          <w:tab/>
          <w:t>“</w:t>
        </w:r>
        <w:r w:rsidR="00B35D2C" w:rsidRPr="00B35D2C">
          <w:rPr>
            <w:b/>
            <w:bCs/>
            <w:sz w:val="20"/>
            <w:szCs w:val="20"/>
            <w:lang w:val="en-US"/>
            <w:rPrChange w:id="120" w:author="Nuraena Abad" w:date="2026-05-22T13:25:00Z" w16du:dateUtc="2026-05-22T03:25:00Z">
              <w:rPr>
                <w:sz w:val="20"/>
                <w:szCs w:val="20"/>
                <w:lang w:val="en-US"/>
              </w:rPr>
            </w:rPrChange>
          </w:rPr>
          <w:t>L</w:t>
        </w:r>
      </w:ins>
      <w:ins w:id="121" w:author="Nuraena Abad" w:date="2026-05-22T13:25:00Z" w16du:dateUtc="2026-05-22T03:25:00Z">
        <w:r w:rsidR="00B35D2C" w:rsidRPr="00B35D2C">
          <w:rPr>
            <w:b/>
            <w:bCs/>
            <w:sz w:val="20"/>
            <w:szCs w:val="20"/>
            <w:lang w:val="en-US"/>
            <w:rPrChange w:id="122" w:author="Nuraena Abad" w:date="2026-05-22T13:25:00Z" w16du:dateUtc="2026-05-22T03:25:00Z">
              <w:rPr>
                <w:sz w:val="20"/>
                <w:szCs w:val="20"/>
                <w:lang w:val="en-US"/>
              </w:rPr>
            </w:rPrChange>
          </w:rPr>
          <w:t>essons from Julian Robertson</w:t>
        </w:r>
        <w:r w:rsidR="00B35D2C">
          <w:rPr>
            <w:sz w:val="20"/>
            <w:szCs w:val="20"/>
            <w:lang w:val="en-US"/>
          </w:rPr>
          <w:t xml:space="preserve">” </w:t>
        </w:r>
        <w:r w:rsidR="00B35D2C">
          <w:rPr>
            <w:sz w:val="20"/>
            <w:szCs w:val="20"/>
            <w:lang w:val="en-US"/>
          </w:rPr>
          <w:fldChar w:fldCharType="begin"/>
        </w:r>
        <w:r w:rsidR="00B35D2C">
          <w:rPr>
            <w:sz w:val="20"/>
            <w:szCs w:val="20"/>
            <w:lang w:val="en-US"/>
          </w:rPr>
          <w:instrText>HYPERLINK "</w:instrText>
        </w:r>
      </w:ins>
      <w:ins w:id="123" w:author="Nuraena Abad" w:date="2026-05-22T13:24:00Z" w16du:dateUtc="2026-05-22T03:24:00Z">
        <w:r w:rsidR="00B35D2C" w:rsidRPr="00B35D2C">
          <w:rPr>
            <w:sz w:val="20"/>
            <w:szCs w:val="20"/>
            <w:lang w:val="en-US"/>
            <w:rPrChange w:id="124" w:author="Nuraena Abad" w:date="2026-05-22T13:25:00Z" w16du:dateUtc="2026-05-22T03:25:00Z">
              <w:rPr>
                <w:rStyle w:val="Hyperlink"/>
                <w:sz w:val="20"/>
                <w:szCs w:val="20"/>
                <w:lang w:val="en-US"/>
              </w:rPr>
            </w:rPrChange>
          </w:rPr>
          <w:instrText>https://www.antoinebuteau.com/lessons-from-julian-robertson/</w:instrText>
        </w:r>
      </w:ins>
      <w:ins w:id="125" w:author="Nuraena Abad" w:date="2026-05-22T13:25:00Z" w16du:dateUtc="2026-05-22T03:25:00Z">
        <w:r w:rsidR="00B35D2C">
          <w:rPr>
            <w:sz w:val="20"/>
            <w:szCs w:val="20"/>
            <w:lang w:val="en-US"/>
          </w:rPr>
          <w:instrText>"</w:instrText>
        </w:r>
        <w:r w:rsidR="00B35D2C">
          <w:rPr>
            <w:sz w:val="20"/>
            <w:szCs w:val="20"/>
            <w:lang w:val="en-US"/>
          </w:rPr>
          <w:fldChar w:fldCharType="separate"/>
        </w:r>
      </w:ins>
      <w:ins w:id="126" w:author="Nuraena Abad" w:date="2026-05-22T13:24:00Z" w16du:dateUtc="2026-05-22T03:24:00Z">
        <w:r w:rsidR="00B35D2C" w:rsidRPr="00B35D2C">
          <w:rPr>
            <w:rStyle w:val="Hyperlink"/>
            <w:sz w:val="20"/>
            <w:szCs w:val="20"/>
            <w:lang w:val="en-US"/>
          </w:rPr>
          <w:t>https://www.antoinebuteau.com/lessons-from-julian-robertson/</w:t>
        </w:r>
      </w:ins>
      <w:ins w:id="127" w:author="Nuraena Abad" w:date="2026-05-22T13:25:00Z" w16du:dateUtc="2026-05-22T03:25:00Z">
        <w:r w:rsidR="00B35D2C">
          <w:rPr>
            <w:sz w:val="20"/>
            <w:szCs w:val="20"/>
            <w:lang w:val="en-US"/>
          </w:rPr>
          <w:fldChar w:fldCharType="end"/>
        </w:r>
      </w:ins>
      <w:ins w:id="128" w:author="Nuraena Abad" w:date="2026-05-22T13:24:00Z" w16du:dateUtc="2026-05-22T03:24:00Z">
        <w:r w:rsidR="00B35D2C">
          <w:rPr>
            <w:sz w:val="20"/>
            <w:szCs w:val="20"/>
            <w:lang w:val="en-US"/>
          </w:rPr>
          <w:t xml:space="preserve"> Antoine Buteau (7 September 2025)</w:t>
        </w:r>
      </w:ins>
    </w:p>
    <w:p w14:paraId="706B22E2" w14:textId="77777777" w:rsidR="00B35D2C" w:rsidRDefault="00B35D2C" w:rsidP="00A54DAB">
      <w:pPr>
        <w:tabs>
          <w:tab w:val="left" w:pos="2960"/>
        </w:tabs>
        <w:ind w:left="426" w:hanging="426"/>
        <w:rPr>
          <w:ins w:id="129" w:author="Nuraena Abad" w:date="2026-05-22T13:25:00Z" w16du:dateUtc="2026-05-22T03:25:00Z"/>
          <w:sz w:val="20"/>
          <w:szCs w:val="20"/>
          <w:lang w:val="en-US"/>
        </w:rPr>
      </w:pPr>
    </w:p>
    <w:p w14:paraId="5FCEFF84" w14:textId="102B32EA" w:rsidR="00B35D2C" w:rsidRDefault="006D4D7C" w:rsidP="00A54DAB">
      <w:pPr>
        <w:tabs>
          <w:tab w:val="left" w:pos="2960"/>
        </w:tabs>
        <w:ind w:left="426" w:hanging="426"/>
        <w:rPr>
          <w:ins w:id="130" w:author="Nuraena Abad" w:date="2026-05-22T13:26:00Z" w16du:dateUtc="2026-05-22T03:26:00Z"/>
          <w:sz w:val="20"/>
          <w:szCs w:val="20"/>
          <w:lang w:val="en-US"/>
        </w:rPr>
      </w:pPr>
      <w:ins w:id="131" w:author="Nuraena Abad" w:date="2026-05-22T13:46:00Z" w16du:dateUtc="2026-05-22T03:46:00Z">
        <w:r>
          <w:rPr>
            <w:sz w:val="20"/>
            <w:szCs w:val="20"/>
            <w:lang w:val="en-US"/>
          </w:rPr>
          <w:t>10</w:t>
        </w:r>
      </w:ins>
      <w:ins w:id="132" w:author="Nuraena Abad" w:date="2026-05-22T13:25:00Z" w16du:dateUtc="2026-05-22T03:25:00Z">
        <w:r w:rsidR="00B35D2C">
          <w:rPr>
            <w:sz w:val="20"/>
            <w:szCs w:val="20"/>
            <w:lang w:val="en-US"/>
          </w:rPr>
          <w:t>.</w:t>
        </w:r>
        <w:r w:rsidR="00B35D2C">
          <w:rPr>
            <w:sz w:val="20"/>
            <w:szCs w:val="20"/>
            <w:lang w:val="en-US"/>
          </w:rPr>
          <w:tab/>
        </w:r>
      </w:ins>
      <w:ins w:id="133" w:author="Nuraena Abad" w:date="2026-05-22T13:26:00Z" w16du:dateUtc="2026-05-22T03:26:00Z">
        <w:r w:rsidR="00B35D2C">
          <w:rPr>
            <w:sz w:val="20"/>
            <w:szCs w:val="20"/>
            <w:lang w:val="en-US"/>
          </w:rPr>
          <w:t>“</w:t>
        </w:r>
        <w:r w:rsidR="00B35D2C" w:rsidRPr="00B35D2C">
          <w:rPr>
            <w:b/>
            <w:bCs/>
            <w:sz w:val="20"/>
            <w:szCs w:val="20"/>
            <w:lang w:val="en-US"/>
            <w:rPrChange w:id="134" w:author="Nuraena Abad" w:date="2026-05-22T13:26:00Z" w16du:dateUtc="2026-05-22T03:26:00Z">
              <w:rPr>
                <w:sz w:val="20"/>
                <w:szCs w:val="20"/>
                <w:lang w:val="en-US"/>
              </w:rPr>
            </w:rPrChange>
          </w:rPr>
          <w:t>The Rise and Fall of Julian Robertson’s Tiger Fund</w:t>
        </w:r>
        <w:r w:rsidR="00B35D2C">
          <w:rPr>
            <w:sz w:val="20"/>
            <w:szCs w:val="20"/>
            <w:lang w:val="en-US"/>
          </w:rPr>
          <w:t xml:space="preserve">” </w:t>
        </w:r>
        <w:r w:rsidR="00B35D2C">
          <w:rPr>
            <w:sz w:val="20"/>
            <w:szCs w:val="20"/>
            <w:lang w:val="en-US"/>
          </w:rPr>
          <w:fldChar w:fldCharType="begin"/>
        </w:r>
        <w:r w:rsidR="00B35D2C">
          <w:rPr>
            <w:sz w:val="20"/>
            <w:szCs w:val="20"/>
            <w:lang w:val="en-US"/>
          </w:rPr>
          <w:instrText>HYPERLINK "</w:instrText>
        </w:r>
      </w:ins>
      <w:ins w:id="135" w:author="Nuraena Abad" w:date="2026-05-22T13:25:00Z" w16du:dateUtc="2026-05-22T03:25:00Z">
        <w:r w:rsidR="00B35D2C" w:rsidRPr="00B35D2C">
          <w:rPr>
            <w:sz w:val="20"/>
            <w:szCs w:val="20"/>
            <w:lang w:val="en-US"/>
            <w:rPrChange w:id="136" w:author="Nuraena Abad" w:date="2026-05-22T13:26:00Z" w16du:dateUtc="2026-05-22T03:26:00Z">
              <w:rPr>
                <w:rStyle w:val="Hyperlink"/>
                <w:sz w:val="20"/>
                <w:szCs w:val="20"/>
                <w:lang w:val="en-US"/>
              </w:rPr>
            </w:rPrChange>
          </w:rPr>
          <w:instrText>https://www.theinvestorspodcast.com/episodes/the-rise-and-fall-of-julian-robertsons-tiger-fund/</w:instrText>
        </w:r>
      </w:ins>
      <w:ins w:id="137" w:author="Nuraena Abad" w:date="2026-05-22T13:26:00Z" w16du:dateUtc="2026-05-22T03:26:00Z">
        <w:r w:rsidR="00B35D2C">
          <w:rPr>
            <w:sz w:val="20"/>
            <w:szCs w:val="20"/>
            <w:lang w:val="en-US"/>
          </w:rPr>
          <w:instrText>"</w:instrText>
        </w:r>
        <w:r w:rsidR="00B35D2C">
          <w:rPr>
            <w:sz w:val="20"/>
            <w:szCs w:val="20"/>
            <w:lang w:val="en-US"/>
          </w:rPr>
          <w:fldChar w:fldCharType="separate"/>
        </w:r>
      </w:ins>
      <w:ins w:id="138" w:author="Nuraena Abad" w:date="2026-05-22T13:25:00Z" w16du:dateUtc="2026-05-22T03:25:00Z">
        <w:r w:rsidR="00B35D2C" w:rsidRPr="00B35D2C">
          <w:rPr>
            <w:rStyle w:val="Hyperlink"/>
            <w:sz w:val="20"/>
            <w:szCs w:val="20"/>
            <w:lang w:val="en-US"/>
          </w:rPr>
          <w:t>https://www.theinvestorspodcast.com/episodes/the-rise-and-fall-of-julian-robertsons-tiger-fund/</w:t>
        </w:r>
      </w:ins>
      <w:ins w:id="139" w:author="Nuraena Abad" w:date="2026-05-22T13:26:00Z" w16du:dateUtc="2026-05-22T03:26:00Z">
        <w:r w:rsidR="00B35D2C">
          <w:rPr>
            <w:sz w:val="20"/>
            <w:szCs w:val="20"/>
            <w:lang w:val="en-US"/>
          </w:rPr>
          <w:fldChar w:fldCharType="end"/>
        </w:r>
        <w:r w:rsidR="00B35D2C">
          <w:rPr>
            <w:sz w:val="20"/>
            <w:szCs w:val="20"/>
            <w:lang w:val="en-US"/>
          </w:rPr>
          <w:t xml:space="preserve">   The Investor’s Podcast (25 September 2025)</w:t>
        </w:r>
      </w:ins>
    </w:p>
    <w:p w14:paraId="24AC5A86" w14:textId="77777777" w:rsidR="00B35D2C" w:rsidRDefault="00B35D2C" w:rsidP="00A54DAB">
      <w:pPr>
        <w:tabs>
          <w:tab w:val="left" w:pos="2960"/>
        </w:tabs>
        <w:ind w:left="426" w:hanging="426"/>
        <w:rPr>
          <w:ins w:id="140" w:author="Nuraena Abad" w:date="2026-05-22T13:24:00Z" w16du:dateUtc="2026-05-22T03:24:00Z"/>
          <w:sz w:val="20"/>
          <w:szCs w:val="20"/>
          <w:lang w:val="en-US"/>
        </w:rPr>
      </w:pPr>
    </w:p>
    <w:p w14:paraId="4E52120B" w14:textId="01926AEA" w:rsidR="00B35D2C" w:rsidRDefault="006D4D7C" w:rsidP="00A54DAB">
      <w:pPr>
        <w:tabs>
          <w:tab w:val="left" w:pos="2960"/>
        </w:tabs>
        <w:ind w:left="426" w:hanging="426"/>
        <w:rPr>
          <w:ins w:id="141" w:author="Nuraena Abad" w:date="2026-05-22T13:23:00Z" w16du:dateUtc="2026-05-22T03:23:00Z"/>
          <w:sz w:val="20"/>
          <w:szCs w:val="20"/>
          <w:lang w:val="en-US"/>
        </w:rPr>
      </w:pPr>
      <w:ins w:id="142" w:author="Nuraena Abad" w:date="2026-05-22T13:47:00Z" w16du:dateUtc="2026-05-22T03:47:00Z">
        <w:r>
          <w:rPr>
            <w:sz w:val="20"/>
            <w:szCs w:val="20"/>
            <w:lang w:val="en-US"/>
          </w:rPr>
          <w:t>11</w:t>
        </w:r>
      </w:ins>
      <w:ins w:id="143" w:author="Nuraena Abad" w:date="2026-05-22T13:22:00Z" w16du:dateUtc="2026-05-22T03:22:00Z">
        <w:r w:rsidR="00B35D2C">
          <w:rPr>
            <w:sz w:val="20"/>
            <w:szCs w:val="20"/>
            <w:lang w:val="en-US"/>
          </w:rPr>
          <w:t>.</w:t>
        </w:r>
      </w:ins>
      <w:ins w:id="144" w:author="Nuraena Abad" w:date="2026-05-22T13:23:00Z" w16du:dateUtc="2026-05-22T03:23:00Z">
        <w:r w:rsidR="00B35D2C">
          <w:rPr>
            <w:sz w:val="20"/>
            <w:szCs w:val="20"/>
            <w:lang w:val="en-US"/>
          </w:rPr>
          <w:tab/>
          <w:t>“</w:t>
        </w:r>
        <w:r w:rsidR="00B35D2C" w:rsidRPr="00B35D2C">
          <w:rPr>
            <w:b/>
            <w:bCs/>
            <w:sz w:val="20"/>
            <w:szCs w:val="20"/>
            <w:lang w:val="en-US"/>
            <w:rPrChange w:id="145" w:author="Nuraena Abad" w:date="2026-05-22T13:23:00Z" w16du:dateUtc="2026-05-22T03:23:00Z">
              <w:rPr>
                <w:sz w:val="20"/>
                <w:szCs w:val="20"/>
                <w:lang w:val="en-US"/>
              </w:rPr>
            </w:rPrChange>
          </w:rPr>
          <w:t>How Julian Robertson’s $22B Hedge Fund Spawned 200+ Firms (38 He Seeded Directly)</w:t>
        </w:r>
        <w:r w:rsidR="00B35D2C">
          <w:rPr>
            <w:sz w:val="20"/>
            <w:szCs w:val="20"/>
            <w:lang w:val="en-US"/>
          </w:rPr>
          <w:t xml:space="preserve">” </w:t>
        </w:r>
        <w:r w:rsidR="00B35D2C">
          <w:rPr>
            <w:sz w:val="20"/>
            <w:szCs w:val="20"/>
            <w:lang w:val="en-US"/>
          </w:rPr>
          <w:fldChar w:fldCharType="begin"/>
        </w:r>
        <w:r w:rsidR="00B35D2C">
          <w:rPr>
            <w:sz w:val="20"/>
            <w:szCs w:val="20"/>
            <w:lang w:val="en-US"/>
          </w:rPr>
          <w:instrText>HYPERLINK "</w:instrText>
        </w:r>
      </w:ins>
      <w:ins w:id="146" w:author="Nuraena Abad" w:date="2026-05-22T13:22:00Z" w16du:dateUtc="2026-05-22T03:22:00Z">
        <w:r w:rsidR="00B35D2C" w:rsidRPr="00B35D2C">
          <w:rPr>
            <w:sz w:val="20"/>
            <w:szCs w:val="20"/>
            <w:lang w:val="en-US"/>
            <w:rPrChange w:id="147" w:author="Nuraena Abad" w:date="2026-05-22T13:23:00Z" w16du:dateUtc="2026-05-22T03:23:00Z">
              <w:rPr>
                <w:rStyle w:val="Hyperlink"/>
                <w:sz w:val="20"/>
                <w:szCs w:val="20"/>
                <w:lang w:val="en-US"/>
              </w:rPr>
            </w:rPrChange>
          </w:rPr>
          <w:instrText>https://navnoorbawa.substack.com/p/how-julian-robertsons-22b-hedge-fund</w:instrText>
        </w:r>
      </w:ins>
      <w:ins w:id="148" w:author="Nuraena Abad" w:date="2026-05-22T13:23:00Z" w16du:dateUtc="2026-05-22T03:23:00Z">
        <w:r w:rsidR="00B35D2C">
          <w:rPr>
            <w:sz w:val="20"/>
            <w:szCs w:val="20"/>
            <w:lang w:val="en-US"/>
          </w:rPr>
          <w:instrText>"</w:instrText>
        </w:r>
        <w:r w:rsidR="00B35D2C">
          <w:rPr>
            <w:sz w:val="20"/>
            <w:szCs w:val="20"/>
            <w:lang w:val="en-US"/>
          </w:rPr>
          <w:fldChar w:fldCharType="separate"/>
        </w:r>
      </w:ins>
      <w:ins w:id="149" w:author="Nuraena Abad" w:date="2026-05-22T13:22:00Z" w16du:dateUtc="2026-05-22T03:22:00Z">
        <w:r w:rsidR="00B35D2C" w:rsidRPr="00B35D2C">
          <w:rPr>
            <w:rStyle w:val="Hyperlink"/>
            <w:sz w:val="20"/>
            <w:szCs w:val="20"/>
            <w:lang w:val="en-US"/>
          </w:rPr>
          <w:t>https://navnoorbawa.substack.com/p/how-julian-robertsons-22b-hedge-fund</w:t>
        </w:r>
      </w:ins>
      <w:ins w:id="150" w:author="Nuraena Abad" w:date="2026-05-22T13:23:00Z" w16du:dateUtc="2026-05-22T03:23:00Z">
        <w:r w:rsidR="00B35D2C">
          <w:rPr>
            <w:sz w:val="20"/>
            <w:szCs w:val="20"/>
            <w:lang w:val="en-US"/>
          </w:rPr>
          <w:fldChar w:fldCharType="end"/>
        </w:r>
      </w:ins>
      <w:ins w:id="151" w:author="Nuraena Abad" w:date="2026-05-22T13:22:00Z" w16du:dateUtc="2026-05-22T03:22:00Z">
        <w:r w:rsidR="00B35D2C">
          <w:rPr>
            <w:sz w:val="20"/>
            <w:szCs w:val="20"/>
            <w:lang w:val="en-US"/>
          </w:rPr>
          <w:t xml:space="preserve"> </w:t>
        </w:r>
        <w:proofErr w:type="spellStart"/>
        <w:r w:rsidR="00B35D2C">
          <w:rPr>
            <w:sz w:val="20"/>
            <w:szCs w:val="20"/>
            <w:lang w:val="en-US"/>
          </w:rPr>
          <w:t>Navnoor</w:t>
        </w:r>
        <w:proofErr w:type="spellEnd"/>
        <w:r w:rsidR="00B35D2C">
          <w:rPr>
            <w:sz w:val="20"/>
            <w:szCs w:val="20"/>
            <w:lang w:val="en-US"/>
          </w:rPr>
          <w:t xml:space="preserve"> Bawa (23 December 2025)</w:t>
        </w:r>
      </w:ins>
    </w:p>
    <w:p w14:paraId="5148DC86" w14:textId="77777777" w:rsidR="00B35D2C" w:rsidRPr="003200D9" w:rsidRDefault="00B35D2C" w:rsidP="00A54DAB">
      <w:pPr>
        <w:tabs>
          <w:tab w:val="left" w:pos="2960"/>
        </w:tabs>
        <w:ind w:left="426" w:hanging="426"/>
        <w:rPr>
          <w:sz w:val="20"/>
          <w:szCs w:val="20"/>
          <w:lang w:val="en-US"/>
        </w:rPr>
        <w:pPrChange w:id="152" w:author="Nuraena Abad" w:date="2026-05-22T13:10:00Z" w16du:dateUtc="2026-05-22T03:10:00Z">
          <w:pPr>
            <w:tabs>
              <w:tab w:val="left" w:pos="426"/>
              <w:tab w:val="num" w:pos="1080"/>
            </w:tabs>
            <w:ind w:left="426" w:hanging="426"/>
          </w:pPr>
        </w:pPrChange>
      </w:pPr>
    </w:p>
    <w:p w14:paraId="48139DC1" w14:textId="65D22245" w:rsidR="003200D9" w:rsidRDefault="006D4D7C" w:rsidP="006D4D7C">
      <w:pPr>
        <w:tabs>
          <w:tab w:val="left" w:pos="426"/>
        </w:tabs>
        <w:ind w:left="426" w:hanging="426"/>
        <w:rPr>
          <w:sz w:val="20"/>
          <w:szCs w:val="20"/>
          <w:lang w:val="en-US"/>
        </w:rPr>
        <w:pPrChange w:id="153" w:author="Nuraena Abad" w:date="2026-05-22T13:47:00Z" w16du:dateUtc="2026-05-22T03:47:00Z">
          <w:pPr>
            <w:numPr>
              <w:numId w:val="4"/>
            </w:numPr>
            <w:tabs>
              <w:tab w:val="left" w:pos="426"/>
              <w:tab w:val="num" w:pos="1080"/>
            </w:tabs>
            <w:ind w:left="426" w:hanging="426"/>
          </w:pPr>
        </w:pPrChange>
      </w:pPr>
      <w:ins w:id="154" w:author="Nuraena Abad" w:date="2026-05-22T13:47:00Z" w16du:dateUtc="2026-05-22T03:47:00Z">
        <w:r w:rsidRPr="006D4D7C">
          <w:rPr>
            <w:sz w:val="20"/>
            <w:szCs w:val="20"/>
            <w:lang w:val="en-US"/>
            <w:rPrChange w:id="155" w:author="Nuraena Abad" w:date="2026-05-22T13:47:00Z" w16du:dateUtc="2026-05-22T03:47:00Z">
              <w:rPr>
                <w:b/>
                <w:bCs/>
                <w:sz w:val="20"/>
                <w:szCs w:val="20"/>
                <w:lang w:val="en-US"/>
              </w:rPr>
            </w:rPrChange>
          </w:rPr>
          <w:t>12.</w:t>
        </w:r>
        <w:r>
          <w:rPr>
            <w:b/>
            <w:bCs/>
            <w:sz w:val="20"/>
            <w:szCs w:val="20"/>
            <w:lang w:val="en-US"/>
          </w:rPr>
          <w:tab/>
        </w:r>
      </w:ins>
      <w:r w:rsidR="003200D9" w:rsidRPr="003200D9">
        <w:rPr>
          <w:b/>
          <w:bCs/>
          <w:sz w:val="20"/>
          <w:szCs w:val="20"/>
          <w:lang w:val="en-US"/>
        </w:rPr>
        <w:t>“Who Was Julian Robertson?”</w:t>
      </w:r>
      <w:r w:rsidR="003200D9" w:rsidRPr="003200D9">
        <w:rPr>
          <w:sz w:val="20"/>
          <w:szCs w:val="20"/>
          <w:lang w:val="en-US"/>
        </w:rPr>
        <w:t xml:space="preserve"> </w:t>
      </w:r>
      <w:del w:id="156" w:author="Nuraena Abad" w:date="2026-05-22T12:55:00Z" w16du:dateUtc="2026-05-22T02:55:00Z">
        <w:r w:rsidR="003200D9" w:rsidRPr="003200D9" w:rsidDel="00185D3B">
          <w:rPr>
            <w:sz w:val="20"/>
            <w:szCs w:val="20"/>
            <w:lang w:val="en-US"/>
          </w:rPr>
          <w:delText xml:space="preserve">— </w:delText>
        </w:r>
      </w:del>
      <w:r w:rsidR="003200D9">
        <w:fldChar w:fldCharType="begin"/>
      </w:r>
      <w:r w:rsidR="003200D9">
        <w:instrText>HYPERLINK "https://www.investopedia.com/terms/j/julian-robertson.asp"</w:instrText>
      </w:r>
      <w:r w:rsidR="003200D9">
        <w:fldChar w:fldCharType="separate"/>
      </w:r>
      <w:r w:rsidR="003200D9" w:rsidRPr="003200D9">
        <w:rPr>
          <w:rStyle w:val="Hyperlink"/>
          <w:sz w:val="20"/>
          <w:szCs w:val="20"/>
          <w:lang w:val="en-US"/>
        </w:rPr>
        <w:t>https://www.investopedia.com/terms/j/julian-robertson.asp</w:t>
      </w:r>
      <w:r w:rsidR="003200D9">
        <w:fldChar w:fldCharType="end"/>
      </w:r>
      <w:r w:rsidR="003200D9" w:rsidRPr="003200D9">
        <w:rPr>
          <w:sz w:val="20"/>
          <w:szCs w:val="20"/>
          <w:lang w:val="en-US"/>
        </w:rPr>
        <w:t xml:space="preserve"> by James Chen (</w:t>
      </w:r>
      <w:del w:id="157" w:author="Nuraena Abad" w:date="2026-05-22T12:55:00Z" w16du:dateUtc="2026-05-22T02:55:00Z">
        <w:r w:rsidR="003200D9" w:rsidRPr="003200D9" w:rsidDel="00185D3B">
          <w:rPr>
            <w:sz w:val="20"/>
            <w:szCs w:val="20"/>
            <w:lang w:val="en-US"/>
          </w:rPr>
          <w:delText>Updated July 24, 2024</w:delText>
        </w:r>
      </w:del>
      <w:ins w:id="158" w:author="Nuraena Abad" w:date="2026-05-22T12:55:00Z" w16du:dateUtc="2026-05-22T02:55:00Z">
        <w:r w:rsidR="00185D3B">
          <w:rPr>
            <w:sz w:val="20"/>
            <w:szCs w:val="20"/>
            <w:lang w:val="en-US"/>
          </w:rPr>
          <w:t>accessed 22 May 2026</w:t>
        </w:r>
      </w:ins>
      <w:r w:rsidR="003200D9" w:rsidRPr="003200D9">
        <w:rPr>
          <w:sz w:val="20"/>
          <w:szCs w:val="20"/>
          <w:lang w:val="en-US"/>
        </w:rPr>
        <w:t>)</w:t>
      </w:r>
    </w:p>
    <w:p w14:paraId="5B0F8BD3" w14:textId="77777777" w:rsidR="008503C8" w:rsidRDefault="008503C8" w:rsidP="00130275">
      <w:pPr>
        <w:rPr>
          <w:ins w:id="159" w:author="Nuraena Abad" w:date="2026-05-22T12:54:00Z" w16du:dateUtc="2026-05-22T02:54:00Z"/>
        </w:rPr>
      </w:pPr>
    </w:p>
    <w:p w14:paraId="530F0A01" w14:textId="66917A9B" w:rsidR="00185D3B" w:rsidRDefault="006D4D7C" w:rsidP="00185D3B">
      <w:pPr>
        <w:tabs>
          <w:tab w:val="left" w:pos="426"/>
        </w:tabs>
        <w:ind w:left="426" w:hanging="426"/>
        <w:rPr>
          <w:ins w:id="160" w:author="Nuraena Abad" w:date="2026-05-22T12:54:00Z" w16du:dateUtc="2026-05-22T02:54:00Z"/>
        </w:rPr>
        <w:pPrChange w:id="161" w:author="Nuraena Abad" w:date="2026-05-22T12:56:00Z" w16du:dateUtc="2026-05-22T02:56:00Z">
          <w:pPr/>
        </w:pPrChange>
      </w:pPr>
      <w:ins w:id="162" w:author="Nuraena Abad" w:date="2026-05-22T13:47:00Z" w16du:dateUtc="2026-05-22T03:47:00Z">
        <w:r>
          <w:t>1</w:t>
        </w:r>
      </w:ins>
      <w:ins w:id="163" w:author="Nuraena Abad" w:date="2026-05-22T12:55:00Z" w16du:dateUtc="2026-05-22T02:55:00Z">
        <w:r w:rsidR="00185D3B">
          <w:t>3</w:t>
        </w:r>
      </w:ins>
      <w:ins w:id="164" w:author="Nuraena Abad" w:date="2026-05-22T12:54:00Z" w16du:dateUtc="2026-05-22T02:54:00Z">
        <w:r w:rsidR="00185D3B">
          <w:t>.</w:t>
        </w:r>
        <w:r w:rsidR="00185D3B">
          <w:tab/>
        </w:r>
      </w:ins>
      <w:ins w:id="165" w:author="Nuraena Abad" w:date="2026-05-22T12:55:00Z" w16du:dateUtc="2026-05-22T02:55:00Z">
        <w:r w:rsidR="00185D3B">
          <w:t>“</w:t>
        </w:r>
      </w:ins>
      <w:ins w:id="166" w:author="Nuraena Abad" w:date="2026-05-22T12:54:00Z" w16du:dateUtc="2026-05-22T02:54:00Z">
        <w:r w:rsidR="00185D3B" w:rsidRPr="00185D3B">
          <w:rPr>
            <w:b/>
            <w:bCs/>
            <w:rPrChange w:id="167" w:author="Nuraena Abad" w:date="2026-05-22T12:55:00Z" w16du:dateUtc="2026-05-22T02:55:00Z">
              <w:rPr/>
            </w:rPrChange>
          </w:rPr>
          <w:t>T</w:t>
        </w:r>
      </w:ins>
      <w:ins w:id="168" w:author="Nuraena Abad" w:date="2026-05-22T12:55:00Z" w16du:dateUtc="2026-05-22T02:55:00Z">
        <w:r w:rsidR="00185D3B" w:rsidRPr="00185D3B">
          <w:rPr>
            <w:b/>
            <w:bCs/>
            <w:rPrChange w:id="169" w:author="Nuraena Abad" w:date="2026-05-22T12:55:00Z" w16du:dateUtc="2026-05-22T02:55:00Z">
              <w:rPr/>
            </w:rPrChange>
          </w:rPr>
          <w:t>he Original Tiger King</w:t>
        </w:r>
        <w:r w:rsidR="00185D3B">
          <w:t xml:space="preserve">” </w:t>
        </w:r>
        <w:r w:rsidR="00185D3B">
          <w:fldChar w:fldCharType="begin"/>
        </w:r>
        <w:r w:rsidR="00185D3B">
          <w:instrText>HYPERLINK "</w:instrText>
        </w:r>
      </w:ins>
      <w:ins w:id="170" w:author="Nuraena Abad" w:date="2026-05-22T12:54:00Z" w16du:dateUtc="2026-05-22T02:54:00Z">
        <w:r w:rsidR="00185D3B" w:rsidRPr="00185D3B">
          <w:rPr>
            <w:rPrChange w:id="171" w:author="Nuraena Abad" w:date="2026-05-22T12:55:00Z" w16du:dateUtc="2026-05-22T02:55:00Z">
              <w:rPr>
                <w:rStyle w:val="Hyperlink"/>
              </w:rPr>
            </w:rPrChange>
          </w:rPr>
          <w:instrText>https://behindthebalancesheet.com/sundry/the-original-tiger-king/</w:instrText>
        </w:r>
      </w:ins>
      <w:ins w:id="172" w:author="Nuraena Abad" w:date="2026-05-22T12:55:00Z" w16du:dateUtc="2026-05-22T02:55:00Z">
        <w:r w:rsidR="00185D3B">
          <w:instrText>"</w:instrText>
        </w:r>
        <w:r w:rsidR="00185D3B">
          <w:fldChar w:fldCharType="separate"/>
        </w:r>
      </w:ins>
      <w:ins w:id="173" w:author="Nuraena Abad" w:date="2026-05-22T12:54:00Z" w16du:dateUtc="2026-05-22T02:54:00Z">
        <w:r w:rsidR="00185D3B" w:rsidRPr="00185D3B">
          <w:rPr>
            <w:rStyle w:val="Hyperlink"/>
          </w:rPr>
          <w:t>https://behindthebalancesheet.com/sundry/the-original-tiger-king/</w:t>
        </w:r>
      </w:ins>
      <w:ins w:id="174" w:author="Nuraena Abad" w:date="2026-05-22T12:55:00Z" w16du:dateUtc="2026-05-22T02:55:00Z">
        <w:r w:rsidR="00185D3B">
          <w:fldChar w:fldCharType="end"/>
        </w:r>
      </w:ins>
      <w:ins w:id="175" w:author="Nuraena Abad" w:date="2026-05-22T12:54:00Z" w16du:dateUtc="2026-05-22T02:54:00Z">
        <w:r w:rsidR="00185D3B">
          <w:t xml:space="preserve"> </w:t>
        </w:r>
      </w:ins>
      <w:ins w:id="176" w:author="Nuraena Abad" w:date="2026-05-22T12:56:00Z" w16du:dateUtc="2026-05-22T02:56:00Z">
        <w:r w:rsidR="00185D3B">
          <w:t>(undated)</w:t>
        </w:r>
      </w:ins>
    </w:p>
    <w:p w14:paraId="7D1DAA34" w14:textId="77777777" w:rsidR="00185D3B" w:rsidRDefault="00185D3B" w:rsidP="00130275">
      <w:pPr>
        <w:rPr>
          <w:ins w:id="177" w:author="Nuraena Abad" w:date="2026-05-22T13:04:00Z" w16du:dateUtc="2026-05-22T03:04:00Z"/>
        </w:rPr>
      </w:pPr>
    </w:p>
    <w:p w14:paraId="1DCF0473" w14:textId="21510013" w:rsidR="00530C61" w:rsidRDefault="006D4D7C" w:rsidP="0086025A">
      <w:pPr>
        <w:tabs>
          <w:tab w:val="left" w:pos="426"/>
        </w:tabs>
        <w:ind w:left="426" w:hanging="426"/>
        <w:rPr>
          <w:ins w:id="178" w:author="Nuraena Abad" w:date="2026-05-22T13:04:00Z" w16du:dateUtc="2026-05-22T03:04:00Z"/>
        </w:rPr>
        <w:pPrChange w:id="179" w:author="Nuraena Abad" w:date="2026-05-22T13:06:00Z" w16du:dateUtc="2026-05-22T03:06:00Z">
          <w:pPr/>
        </w:pPrChange>
      </w:pPr>
      <w:ins w:id="180" w:author="Nuraena Abad" w:date="2026-05-22T13:47:00Z" w16du:dateUtc="2026-05-22T03:47:00Z">
        <w:r>
          <w:t>14</w:t>
        </w:r>
      </w:ins>
      <w:ins w:id="181" w:author="Nuraena Abad" w:date="2026-05-22T13:04:00Z" w16du:dateUtc="2026-05-22T03:04:00Z">
        <w:r w:rsidR="00530C61">
          <w:t>.</w:t>
        </w:r>
        <w:r w:rsidR="00530C61">
          <w:tab/>
          <w:t>“</w:t>
        </w:r>
        <w:r w:rsidR="00530C61" w:rsidRPr="00530C61">
          <w:rPr>
            <w:b/>
            <w:bCs/>
            <w:rPrChange w:id="182" w:author="Nuraena Abad" w:date="2026-05-22T13:05:00Z" w16du:dateUtc="2026-05-22T03:05:00Z">
              <w:rPr/>
            </w:rPrChange>
          </w:rPr>
          <w:t>How to Invest Like Julian Robertson: Tiger Management Strategy</w:t>
        </w:r>
        <w:r w:rsidR="00530C61">
          <w:t>”</w:t>
        </w:r>
      </w:ins>
      <w:ins w:id="183" w:author="Nuraena Abad" w:date="2026-05-22T13:05:00Z" w16du:dateUtc="2026-05-22T03:05:00Z">
        <w:r w:rsidR="00530C61">
          <w:t xml:space="preserve">, </w:t>
        </w:r>
      </w:ins>
      <w:ins w:id="184" w:author="Nuraena Abad" w:date="2026-05-22T13:06:00Z" w16du:dateUtc="2026-05-22T03:06:00Z">
        <w:r w:rsidR="0086025A">
          <w:fldChar w:fldCharType="begin"/>
        </w:r>
        <w:r w:rsidR="0086025A">
          <w:instrText>HYPERLINK "</w:instrText>
        </w:r>
        <w:r w:rsidR="0086025A" w:rsidRPr="0086025A">
          <w:instrText>https://pictureperfectportfolios.com/how-to-invest-like-julian-robertson-tiger-management-strategy/</w:instrText>
        </w:r>
        <w:r w:rsidR="0086025A">
          <w:instrText>"</w:instrText>
        </w:r>
        <w:r w:rsidR="0086025A">
          <w:fldChar w:fldCharType="separate"/>
        </w:r>
        <w:r w:rsidR="0086025A" w:rsidRPr="009468C0">
          <w:rPr>
            <w:rStyle w:val="Hyperlink"/>
          </w:rPr>
          <w:t>https://pictureperfectportfolios.com/how-to-invest-like-julian-robertson-tiger-management-strategy/</w:t>
        </w:r>
        <w:r w:rsidR="0086025A">
          <w:fldChar w:fldCharType="end"/>
        </w:r>
        <w:r w:rsidR="0086025A">
          <w:t xml:space="preserve"> </w:t>
        </w:r>
      </w:ins>
      <w:ins w:id="185" w:author="Nuraena Abad" w:date="2026-05-22T13:05:00Z" w16du:dateUtc="2026-05-22T03:05:00Z">
        <w:r w:rsidR="00530C61">
          <w:t>Samuel Jeffery</w:t>
        </w:r>
      </w:ins>
      <w:ins w:id="186" w:author="Nuraena Abad" w:date="2026-05-22T13:06:00Z" w16du:dateUtc="2026-05-22T03:06:00Z">
        <w:r w:rsidR="00530C61">
          <w:t xml:space="preserve"> (undated)</w:t>
        </w:r>
      </w:ins>
    </w:p>
    <w:p w14:paraId="32B549E5" w14:textId="77777777" w:rsidR="00530C61" w:rsidRDefault="00530C61" w:rsidP="00130275"/>
    <w:p w14:paraId="200CA7B4" w14:textId="029FE311" w:rsidR="00130275" w:rsidRPr="007C12FD" w:rsidRDefault="001C3D73" w:rsidP="00130275">
      <w:pPr>
        <w:rPr>
          <w:b/>
          <w:bCs/>
          <w:sz w:val="24"/>
          <w:szCs w:val="24"/>
        </w:rPr>
      </w:pPr>
      <w:r>
        <w:rPr>
          <w:b/>
          <w:bCs/>
          <w:sz w:val="24"/>
          <w:szCs w:val="24"/>
        </w:rPr>
        <w:t xml:space="preserve">8.5 </w:t>
      </w:r>
      <w:r w:rsidR="00130275" w:rsidRPr="007C12FD">
        <w:rPr>
          <w:b/>
          <w:bCs/>
          <w:sz w:val="24"/>
          <w:szCs w:val="24"/>
        </w:rPr>
        <w:t xml:space="preserve">Books Recommended by </w:t>
      </w:r>
      <w:r w:rsidR="003200D9">
        <w:rPr>
          <w:b/>
          <w:bCs/>
          <w:sz w:val="24"/>
          <w:szCs w:val="24"/>
        </w:rPr>
        <w:t>Julian Robertson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20E1340E" w:rsidR="00145B9E" w:rsidRPr="005E688A" w:rsidRDefault="00145B9E" w:rsidP="00131B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62F4B830" w14:textId="4D6B8933" w:rsidR="00C47E54" w:rsidDel="00185D3B" w:rsidRDefault="00131B68" w:rsidP="00185D3B">
      <w:pPr>
        <w:tabs>
          <w:tab w:val="left" w:pos="426"/>
        </w:tabs>
        <w:ind w:left="426" w:hanging="426"/>
        <w:rPr>
          <w:del w:id="187" w:author="Nuraena Abad" w:date="2026-05-22T13:02:00Z" w16du:dateUtc="2026-05-22T03:02:00Z"/>
          <w:sz w:val="20"/>
          <w:szCs w:val="20"/>
        </w:rPr>
      </w:pPr>
      <w:r w:rsidRPr="00131B68">
        <w:rPr>
          <w:sz w:val="20"/>
          <w:szCs w:val="20"/>
        </w:rPr>
        <w:t>•</w:t>
      </w:r>
      <w:r w:rsidRPr="00131B68">
        <w:rPr>
          <w:sz w:val="20"/>
          <w:szCs w:val="20"/>
        </w:rPr>
        <w:tab/>
      </w:r>
      <w:ins w:id="188" w:author="Nuraena Abad" w:date="2026-05-22T13:02:00Z" w16du:dateUtc="2026-05-22T03:02:00Z">
        <w:r w:rsidR="00185D3B" w:rsidRPr="00185D3B">
          <w:rPr>
            <w:sz w:val="20"/>
            <w:szCs w:val="20"/>
          </w:rPr>
          <w:t>Security Analysis (Seventh edition, 2023)– co-authored with David Dodd, edited by Seth Klarman. This edition also includes a foreword by Warren Buffett and preface by Seth Klarman.</w:t>
        </w:r>
      </w:ins>
    </w:p>
    <w:p w14:paraId="1C3CC0F0" w14:textId="77777777" w:rsidR="00185D3B" w:rsidRDefault="00185D3B" w:rsidP="00131B68">
      <w:pPr>
        <w:tabs>
          <w:tab w:val="left" w:pos="426"/>
        </w:tabs>
        <w:ind w:left="426" w:hanging="426"/>
        <w:rPr>
          <w:ins w:id="189" w:author="Nuraena Abad" w:date="2026-05-22T13:02:00Z" w16du:dateUtc="2026-05-22T03:02:00Z"/>
          <w:sz w:val="20"/>
          <w:szCs w:val="20"/>
        </w:rPr>
      </w:pPr>
    </w:p>
    <w:p w14:paraId="43609A81" w14:textId="77777777" w:rsidR="00131B68" w:rsidRDefault="00131B68" w:rsidP="00185D3B">
      <w:pPr>
        <w:tabs>
          <w:tab w:val="left" w:pos="426"/>
        </w:tabs>
        <w:ind w:left="426" w:hanging="426"/>
        <w:rPr>
          <w:sz w:val="20"/>
          <w:szCs w:val="20"/>
        </w:rPr>
      </w:pPr>
    </w:p>
    <w:p w14:paraId="0B69CC6A" w14:textId="01F116A2" w:rsidR="00130275" w:rsidRPr="00292CBE" w:rsidRDefault="001C3D73"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38D28C28" w:rsidR="004A32F3" w:rsidRPr="008B218D" w:rsidRDefault="001C3D73"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51A2C504" w:rsidR="004A32F3" w:rsidRPr="004A32F3" w:rsidRDefault="003200D9" w:rsidP="003200D9">
      <w:pPr>
        <w:jc w:val="both"/>
        <w:rPr>
          <w:sz w:val="20"/>
          <w:szCs w:val="20"/>
        </w:rPr>
      </w:pPr>
      <w:r w:rsidRPr="003200D9">
        <w:rPr>
          <w:sz w:val="20"/>
          <w:szCs w:val="20"/>
        </w:rPr>
        <w:t xml:space="preserve">Robertson had a deep appreciation for outdoor pursuits and travel. He was an avid golfer and fisherman, and he spent considerable time in New Zealand, where he owned and developed luxury lodges such as Kauri Cliffs, Matakauri Lodge, and The Farm at Cape Kidnappers. His interest in viticulture led him to invest </w:t>
      </w:r>
      <w:r w:rsidRPr="003200D9">
        <w:rPr>
          <w:sz w:val="20"/>
          <w:szCs w:val="20"/>
        </w:rPr>
        <w:lastRenderedPageBreak/>
        <w:t>in several wineries in the region. Robertson also took a sabbatical in 1978 to write a novel, reflecting his creative and exploratory spirit.</w:t>
      </w:r>
    </w:p>
    <w:p w14:paraId="2DFF9AC6" w14:textId="77777777" w:rsidR="003200D9" w:rsidRDefault="003200D9" w:rsidP="004A32F3">
      <w:pPr>
        <w:rPr>
          <w:b/>
          <w:bCs/>
          <w:sz w:val="24"/>
          <w:szCs w:val="24"/>
        </w:rPr>
      </w:pPr>
    </w:p>
    <w:p w14:paraId="0EC5844F" w14:textId="5EB6E178" w:rsidR="004A32F3" w:rsidRPr="008B218D" w:rsidRDefault="001C3D73"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51E3A8DF" w14:textId="77777777" w:rsidR="003200D9" w:rsidRPr="003200D9" w:rsidRDefault="003200D9" w:rsidP="003200D9">
      <w:pPr>
        <w:jc w:val="both"/>
        <w:rPr>
          <w:sz w:val="20"/>
          <w:szCs w:val="20"/>
          <w:lang w:val="en-US"/>
        </w:rPr>
      </w:pPr>
      <w:r w:rsidRPr="003200D9">
        <w:rPr>
          <w:sz w:val="20"/>
          <w:szCs w:val="20"/>
          <w:lang w:val="en-US"/>
        </w:rPr>
        <w:t>Robertson was a committed philanthropist who donated over $2 billion during his lifetime. He co-founded the Robertson Foundation in 1996 with his wife Josie and their family, focusing on high-impact grants in education, medical research, and environmental conservation. He also supported initiatives through the Tiger Foundation, Aotearoa Foundation, and the Blanche and Julian Robertson Family Foundation. Robertson was a signatory of The Giving Pledge and funded scholarships and clean energy programs.</w:t>
      </w:r>
    </w:p>
    <w:p w14:paraId="3193B159" w14:textId="77777777" w:rsidR="00324188" w:rsidRPr="004A32F3" w:rsidRDefault="00324188" w:rsidP="004A32F3">
      <w:pPr>
        <w:rPr>
          <w:sz w:val="20"/>
          <w:szCs w:val="20"/>
        </w:rPr>
      </w:pPr>
    </w:p>
    <w:p w14:paraId="11D6331C" w14:textId="6E93C9DF" w:rsidR="004A32F3" w:rsidRPr="008B218D" w:rsidRDefault="001C3D73" w:rsidP="004A32F3">
      <w:pPr>
        <w:rPr>
          <w:b/>
          <w:bCs/>
          <w:sz w:val="24"/>
          <w:szCs w:val="24"/>
        </w:rPr>
      </w:pPr>
      <w:r>
        <w:rPr>
          <w:b/>
          <w:bCs/>
          <w:sz w:val="24"/>
          <w:szCs w:val="24"/>
        </w:rPr>
        <w:t xml:space="preserve">9.3 </w:t>
      </w:r>
      <w:r w:rsidR="004A32F3" w:rsidRPr="008B218D">
        <w:rPr>
          <w:b/>
          <w:bCs/>
          <w:sz w:val="24"/>
          <w:szCs w:val="24"/>
        </w:rPr>
        <w:t>Trivia and Little-Known Facts</w:t>
      </w:r>
    </w:p>
    <w:p w14:paraId="5FC4D865" w14:textId="77777777" w:rsidR="003200D9" w:rsidRDefault="003200D9" w:rsidP="003200D9">
      <w:pPr>
        <w:rPr>
          <w:sz w:val="20"/>
          <w:szCs w:val="20"/>
          <w:lang w:val="en-US"/>
        </w:rPr>
      </w:pPr>
    </w:p>
    <w:p w14:paraId="3810F9D1" w14:textId="2F5EB7FB" w:rsidR="003200D9" w:rsidRPr="003200D9" w:rsidRDefault="003200D9" w:rsidP="003200D9">
      <w:pPr>
        <w:jc w:val="both"/>
        <w:rPr>
          <w:sz w:val="20"/>
          <w:szCs w:val="20"/>
          <w:lang w:val="en-US"/>
        </w:rPr>
      </w:pPr>
      <w:r w:rsidRPr="003200D9">
        <w:rPr>
          <w:sz w:val="20"/>
          <w:szCs w:val="20"/>
          <w:lang w:val="en-US"/>
        </w:rPr>
        <w:t>Robertson took a year-long sabbatical in New Zealand in 1979 to write a novel, during which he conceived the idea for Tiger Management. He claimed his father was a descendant of Pocahontas. Robertson was appointed an Honorary Knight Companion of the New Zealand Order of Merit in 2010 for services to business and philanthropy. He also won a legal case proving he didn’t spend enough time in New York to be liable for state income taxes.</w:t>
      </w:r>
    </w:p>
    <w:p w14:paraId="75C6A5F5" w14:textId="77777777" w:rsidR="00324188" w:rsidRPr="004A32F3" w:rsidRDefault="00324188" w:rsidP="004A32F3">
      <w:pPr>
        <w:rPr>
          <w:sz w:val="20"/>
          <w:szCs w:val="20"/>
        </w:rPr>
      </w:pPr>
    </w:p>
    <w:p w14:paraId="7728763E" w14:textId="47929324" w:rsidR="004A32F3" w:rsidRPr="0051101A" w:rsidRDefault="001C3D73" w:rsidP="004A32F3">
      <w:pPr>
        <w:rPr>
          <w:b/>
          <w:bCs/>
          <w:sz w:val="24"/>
          <w:szCs w:val="24"/>
        </w:rPr>
      </w:pPr>
      <w:r>
        <w:rPr>
          <w:b/>
          <w:bCs/>
          <w:sz w:val="24"/>
          <w:szCs w:val="24"/>
        </w:rPr>
        <w:t xml:space="preserve">9.4 </w:t>
      </w:r>
      <w:r w:rsidR="004A32F3" w:rsidRPr="0051101A">
        <w:rPr>
          <w:b/>
          <w:bCs/>
          <w:sz w:val="24"/>
          <w:szCs w:val="24"/>
        </w:rPr>
        <w:t xml:space="preserve">Websites Dedicated to </w:t>
      </w:r>
      <w:r w:rsidR="003200D9">
        <w:rPr>
          <w:b/>
          <w:bCs/>
          <w:sz w:val="24"/>
          <w:szCs w:val="24"/>
        </w:rPr>
        <w:t>Julian Robertson</w:t>
      </w:r>
    </w:p>
    <w:p w14:paraId="678AF9D2" w14:textId="77777777" w:rsidR="0051101A" w:rsidRDefault="0051101A" w:rsidP="004A32F3">
      <w:pPr>
        <w:rPr>
          <w:sz w:val="20"/>
          <w:szCs w:val="20"/>
        </w:rPr>
      </w:pPr>
    </w:p>
    <w:p w14:paraId="7B9D835D" w14:textId="4B288A29" w:rsidR="003200D9" w:rsidRDefault="003200D9" w:rsidP="003200D9">
      <w:pPr>
        <w:rPr>
          <w:sz w:val="20"/>
          <w:szCs w:val="20"/>
          <w:lang w:val="en-US"/>
        </w:rPr>
      </w:pPr>
      <w:r w:rsidRPr="003200D9">
        <w:rPr>
          <w:sz w:val="20"/>
          <w:szCs w:val="20"/>
          <w:lang w:val="en-US"/>
        </w:rPr>
        <w:t>Here are confirmed websites dedicated to or about Robertson:</w:t>
      </w:r>
    </w:p>
    <w:p w14:paraId="438530AD" w14:textId="77777777" w:rsidR="003200D9" w:rsidRPr="003200D9" w:rsidRDefault="003200D9" w:rsidP="00131B68">
      <w:pPr>
        <w:tabs>
          <w:tab w:val="left" w:pos="426"/>
        </w:tabs>
        <w:ind w:left="426" w:hanging="426"/>
        <w:rPr>
          <w:sz w:val="20"/>
          <w:szCs w:val="20"/>
          <w:lang w:val="en-US"/>
        </w:rPr>
      </w:pPr>
    </w:p>
    <w:p w14:paraId="64C56E56" w14:textId="59EC3A84" w:rsidR="003200D9" w:rsidRDefault="003200D9" w:rsidP="00131B68">
      <w:pPr>
        <w:numPr>
          <w:ilvl w:val="0"/>
          <w:numId w:val="6"/>
        </w:numPr>
        <w:tabs>
          <w:tab w:val="clear" w:pos="720"/>
          <w:tab w:val="num" w:pos="360"/>
          <w:tab w:val="left" w:pos="426"/>
        </w:tabs>
        <w:ind w:left="360"/>
        <w:rPr>
          <w:sz w:val="20"/>
          <w:szCs w:val="20"/>
          <w:lang w:val="en-US"/>
        </w:rPr>
      </w:pPr>
      <w:r w:rsidRPr="003200D9">
        <w:rPr>
          <w:b/>
          <w:bCs/>
          <w:sz w:val="20"/>
          <w:szCs w:val="20"/>
          <w:lang w:val="en-US"/>
        </w:rPr>
        <w:t>The Robertson Foundation</w:t>
      </w:r>
      <w:r w:rsidRPr="003200D9">
        <w:rPr>
          <w:sz w:val="20"/>
          <w:szCs w:val="20"/>
          <w:lang w:val="en-US"/>
        </w:rPr>
        <w:t xml:space="preserve"> – </w:t>
      </w:r>
      <w:hyperlink r:id="rId14" w:history="1">
        <w:r w:rsidRPr="003200D9">
          <w:rPr>
            <w:rStyle w:val="Hyperlink"/>
            <w:sz w:val="20"/>
            <w:szCs w:val="20"/>
            <w:lang w:val="en-US"/>
          </w:rPr>
          <w:t>https://www.robertsonfoundation.org/</w:t>
        </w:r>
      </w:hyperlink>
      <w:r>
        <w:rPr>
          <w:sz w:val="20"/>
          <w:szCs w:val="20"/>
          <w:lang w:val="en-US"/>
        </w:rPr>
        <w:t xml:space="preserve"> - </w:t>
      </w:r>
      <w:r w:rsidRPr="003200D9">
        <w:rPr>
          <w:sz w:val="20"/>
          <w:szCs w:val="20"/>
          <w:lang w:val="en-US"/>
        </w:rPr>
        <w:t>A philanthropic organization founded by Julian and Josie Robertson in 1996, focused on high-impact grants in education, medical research, and environmental conservation.</w:t>
      </w:r>
    </w:p>
    <w:p w14:paraId="635B9BD2" w14:textId="77777777" w:rsidR="003200D9" w:rsidRPr="003200D9" w:rsidRDefault="003200D9" w:rsidP="00131B68">
      <w:pPr>
        <w:tabs>
          <w:tab w:val="left" w:pos="426"/>
        </w:tabs>
        <w:ind w:left="426" w:hanging="426"/>
        <w:rPr>
          <w:sz w:val="20"/>
          <w:szCs w:val="20"/>
          <w:lang w:val="en-US"/>
        </w:rPr>
      </w:pPr>
    </w:p>
    <w:p w14:paraId="0526B449" w14:textId="13B23807" w:rsidR="003200D9" w:rsidRDefault="003200D9" w:rsidP="00131B68">
      <w:pPr>
        <w:numPr>
          <w:ilvl w:val="0"/>
          <w:numId w:val="6"/>
        </w:numPr>
        <w:tabs>
          <w:tab w:val="clear" w:pos="720"/>
          <w:tab w:val="num" w:pos="360"/>
          <w:tab w:val="left" w:pos="426"/>
        </w:tabs>
        <w:ind w:left="360"/>
        <w:rPr>
          <w:sz w:val="20"/>
          <w:szCs w:val="20"/>
          <w:lang w:val="en-US"/>
        </w:rPr>
      </w:pPr>
      <w:r w:rsidRPr="003200D9">
        <w:rPr>
          <w:b/>
          <w:bCs/>
          <w:sz w:val="20"/>
          <w:szCs w:val="20"/>
          <w:lang w:val="en-US"/>
        </w:rPr>
        <w:t>Julian and Josie Robertson Collection Auckland Art Gallery</w:t>
      </w:r>
      <w:r w:rsidRPr="003200D9">
        <w:rPr>
          <w:sz w:val="20"/>
          <w:szCs w:val="20"/>
          <w:lang w:val="en-US"/>
        </w:rPr>
        <w:t xml:space="preserve"> – </w:t>
      </w:r>
      <w:hyperlink r:id="rId15" w:history="1">
        <w:r w:rsidRPr="003200D9">
          <w:rPr>
            <w:rStyle w:val="Hyperlink"/>
            <w:sz w:val="20"/>
            <w:szCs w:val="20"/>
            <w:lang w:val="en-US"/>
          </w:rPr>
          <w:t>https://www.aucklandartgallery.com/page/julian-and-josie-robertson-collection</w:t>
        </w:r>
      </w:hyperlink>
      <w:r>
        <w:rPr>
          <w:sz w:val="20"/>
          <w:szCs w:val="20"/>
          <w:lang w:val="en-US"/>
        </w:rPr>
        <w:t xml:space="preserve"> - </w:t>
      </w:r>
      <w:r w:rsidRPr="003200D9">
        <w:rPr>
          <w:sz w:val="20"/>
          <w:szCs w:val="20"/>
          <w:lang w:val="en-US"/>
        </w:rPr>
        <w:t>A curated selection of modern European artworks donated by the Robertsons, showcasing their legacy in art and philanthropy.</w:t>
      </w:r>
    </w:p>
    <w:p w14:paraId="5AE0BC0F" w14:textId="77777777" w:rsidR="003200D9" w:rsidRPr="003200D9" w:rsidRDefault="003200D9" w:rsidP="00131B68">
      <w:pPr>
        <w:tabs>
          <w:tab w:val="left" w:pos="426"/>
        </w:tabs>
        <w:ind w:left="426" w:hanging="426"/>
        <w:rPr>
          <w:sz w:val="20"/>
          <w:szCs w:val="20"/>
          <w:lang w:val="en-US"/>
        </w:rPr>
      </w:pPr>
    </w:p>
    <w:p w14:paraId="38DEFC3B" w14:textId="5B67CA00" w:rsidR="003200D9" w:rsidRDefault="003200D9" w:rsidP="00131B68">
      <w:pPr>
        <w:numPr>
          <w:ilvl w:val="0"/>
          <w:numId w:val="6"/>
        </w:numPr>
        <w:tabs>
          <w:tab w:val="clear" w:pos="720"/>
          <w:tab w:val="num" w:pos="360"/>
          <w:tab w:val="left" w:pos="426"/>
        </w:tabs>
        <w:ind w:left="360"/>
        <w:rPr>
          <w:sz w:val="20"/>
          <w:szCs w:val="20"/>
          <w:lang w:val="en-US"/>
        </w:rPr>
      </w:pPr>
      <w:r w:rsidRPr="003200D9">
        <w:rPr>
          <w:b/>
          <w:bCs/>
          <w:sz w:val="20"/>
          <w:szCs w:val="20"/>
          <w:lang w:val="en-US"/>
        </w:rPr>
        <w:t>Waterworks Visual Arts Center – Robertson Art Exhibition</w:t>
      </w:r>
      <w:r w:rsidRPr="003200D9">
        <w:rPr>
          <w:sz w:val="20"/>
          <w:szCs w:val="20"/>
          <w:lang w:val="en-US"/>
        </w:rPr>
        <w:t xml:space="preserve"> – </w:t>
      </w:r>
      <w:hyperlink r:id="rId16" w:history="1">
        <w:r w:rsidR="00131B68" w:rsidRPr="009468C0">
          <w:rPr>
            <w:rStyle w:val="Hyperlink"/>
            <w:sz w:val="20"/>
            <w:szCs w:val="20"/>
            <w:lang w:val="en-US"/>
          </w:rPr>
          <w:t>https://www.waterworks.org/see-never-before-seen</w:t>
        </w:r>
      </w:hyperlink>
      <w:r>
        <w:rPr>
          <w:sz w:val="20"/>
          <w:szCs w:val="20"/>
          <w:lang w:val="en-US"/>
        </w:rPr>
        <w:t xml:space="preserve"> - </w:t>
      </w:r>
      <w:r w:rsidRPr="003200D9">
        <w:rPr>
          <w:sz w:val="20"/>
          <w:szCs w:val="20"/>
          <w:lang w:val="en-US"/>
        </w:rPr>
        <w:t>A yearlong exhibition in Salisbury, North Carolina, featuring over 40 works from the personal art collection of Julian and Josie Robertson.</w:t>
      </w:r>
    </w:p>
    <w:p w14:paraId="39EAD2A1" w14:textId="77777777" w:rsidR="003200D9" w:rsidRPr="003200D9" w:rsidRDefault="003200D9" w:rsidP="00131B68">
      <w:pPr>
        <w:tabs>
          <w:tab w:val="left" w:pos="426"/>
        </w:tabs>
        <w:ind w:left="426" w:hanging="426"/>
        <w:rPr>
          <w:sz w:val="20"/>
          <w:szCs w:val="20"/>
          <w:lang w:val="en-US"/>
        </w:rPr>
      </w:pPr>
    </w:p>
    <w:p w14:paraId="5D7F479C" w14:textId="6B765D20" w:rsidR="003200D9" w:rsidRPr="003200D9" w:rsidRDefault="003200D9" w:rsidP="00131B68">
      <w:pPr>
        <w:numPr>
          <w:ilvl w:val="0"/>
          <w:numId w:val="6"/>
        </w:numPr>
        <w:tabs>
          <w:tab w:val="clear" w:pos="720"/>
          <w:tab w:val="num" w:pos="360"/>
          <w:tab w:val="left" w:pos="426"/>
        </w:tabs>
        <w:ind w:left="360"/>
        <w:rPr>
          <w:sz w:val="20"/>
          <w:szCs w:val="20"/>
          <w:lang w:val="en-US"/>
        </w:rPr>
      </w:pPr>
      <w:r w:rsidRPr="003200D9">
        <w:rPr>
          <w:b/>
          <w:bCs/>
          <w:sz w:val="20"/>
          <w:szCs w:val="20"/>
          <w:lang w:val="en-US"/>
        </w:rPr>
        <w:t>Fine Art Connoisseur – Robertson Art Collection Feature</w:t>
      </w:r>
      <w:r w:rsidRPr="003200D9">
        <w:rPr>
          <w:sz w:val="20"/>
          <w:szCs w:val="20"/>
          <w:lang w:val="en-US"/>
        </w:rPr>
        <w:t xml:space="preserve"> – </w:t>
      </w:r>
      <w:hyperlink r:id="rId17" w:history="1">
        <w:r w:rsidRPr="003200D9">
          <w:rPr>
            <w:rStyle w:val="Hyperlink"/>
            <w:sz w:val="20"/>
            <w:szCs w:val="20"/>
            <w:lang w:val="en-US"/>
          </w:rPr>
          <w:t>https://fineartconnoisseur.com/2025/02/never-before-seen-modern-masterpieces-from-the-robertson-art-collection/</w:t>
        </w:r>
      </w:hyperlink>
      <w:r>
        <w:rPr>
          <w:sz w:val="20"/>
          <w:szCs w:val="20"/>
          <w:lang w:val="en-US"/>
        </w:rPr>
        <w:t xml:space="preserve"> - </w:t>
      </w:r>
      <w:r w:rsidRPr="003200D9">
        <w:rPr>
          <w:sz w:val="20"/>
          <w:szCs w:val="20"/>
          <w:lang w:val="en-US"/>
        </w:rPr>
        <w:t>A feature article highlighting the Robertson Collection’s impact on the art world and its public exhibition in Salisbury.</w:t>
      </w:r>
    </w:p>
    <w:p w14:paraId="710448D8" w14:textId="77777777" w:rsidR="00131B68" w:rsidRDefault="00131B68" w:rsidP="00131B68">
      <w:pPr>
        <w:tabs>
          <w:tab w:val="left" w:pos="426"/>
          <w:tab w:val="num" w:pos="1080"/>
        </w:tabs>
        <w:ind w:left="426" w:hanging="426"/>
        <w:rPr>
          <w:ins w:id="190" w:author="Nuraena Abad" w:date="2026-05-22T12:58:00Z" w16du:dateUtc="2026-05-22T02:58:00Z"/>
          <w:sz w:val="20"/>
          <w:szCs w:val="20"/>
          <w:lang w:val="en-US"/>
        </w:rPr>
      </w:pPr>
    </w:p>
    <w:p w14:paraId="46B23DBE" w14:textId="36F100EE" w:rsidR="00185D3B" w:rsidRDefault="00185D3B" w:rsidP="00185D3B">
      <w:pPr>
        <w:tabs>
          <w:tab w:val="left" w:pos="426"/>
          <w:tab w:val="num" w:pos="1080"/>
        </w:tabs>
        <w:ind w:left="426" w:hanging="426"/>
        <w:rPr>
          <w:ins w:id="191" w:author="Nuraena Abad" w:date="2026-05-22T12:58:00Z" w16du:dateUtc="2026-05-22T02:58:00Z"/>
          <w:sz w:val="20"/>
          <w:szCs w:val="20"/>
          <w:lang w:val="en-US"/>
        </w:rPr>
      </w:pPr>
      <w:ins w:id="192" w:author="Nuraena Abad" w:date="2026-05-22T12:59:00Z" w16du:dateUtc="2026-05-22T02:59:00Z">
        <w:r>
          <w:rPr>
            <w:sz w:val="20"/>
            <w:szCs w:val="20"/>
            <w:lang w:val="en-US"/>
          </w:rPr>
          <w:t>5</w:t>
        </w:r>
      </w:ins>
      <w:ins w:id="193" w:author="Nuraena Abad" w:date="2026-05-22T12:58:00Z" w16du:dateUtc="2026-05-22T02:58:00Z">
        <w:r>
          <w:rPr>
            <w:sz w:val="20"/>
            <w:szCs w:val="20"/>
            <w:lang w:val="en-US"/>
          </w:rPr>
          <w:t>.</w:t>
        </w:r>
        <w:r>
          <w:rPr>
            <w:sz w:val="20"/>
            <w:szCs w:val="20"/>
            <w:lang w:val="en-US"/>
          </w:rPr>
          <w:tab/>
        </w:r>
        <w:r w:rsidRPr="00185D3B">
          <w:rPr>
            <w:b/>
            <w:bCs/>
            <w:sz w:val="20"/>
            <w:szCs w:val="20"/>
            <w:lang w:val="en-US"/>
            <w:rPrChange w:id="194" w:author="Nuraena Abad" w:date="2026-05-22T12:59:00Z" w16du:dateUtc="2026-05-22T02:59:00Z">
              <w:rPr>
                <w:sz w:val="20"/>
                <w:szCs w:val="20"/>
                <w:lang w:val="en-US"/>
              </w:rPr>
            </w:rPrChange>
          </w:rPr>
          <w:t>The Gilder Lehrman Institute of American History – Julian H Robertson Jr</w:t>
        </w:r>
        <w:r>
          <w:rPr>
            <w:sz w:val="20"/>
            <w:szCs w:val="20"/>
            <w:lang w:val="en-US"/>
          </w:rPr>
          <w:t xml:space="preserve"> </w:t>
        </w:r>
        <w:r>
          <w:rPr>
            <w:sz w:val="20"/>
            <w:szCs w:val="20"/>
            <w:lang w:val="en-US"/>
          </w:rPr>
          <w:fldChar w:fldCharType="begin"/>
        </w:r>
        <w:r>
          <w:rPr>
            <w:sz w:val="20"/>
            <w:szCs w:val="20"/>
            <w:lang w:val="en-US"/>
          </w:rPr>
          <w:instrText>HYPERLINK "</w:instrText>
        </w:r>
        <w:r w:rsidRPr="00185D3B">
          <w:rPr>
            <w:sz w:val="20"/>
            <w:szCs w:val="20"/>
            <w:lang w:val="en-US"/>
            <w:rPrChange w:id="195" w:author="Nuraena Abad" w:date="2026-05-22T12:58:00Z" w16du:dateUtc="2026-05-22T02:58:00Z">
              <w:rPr>
                <w:rStyle w:val="Hyperlink"/>
                <w:sz w:val="20"/>
                <w:szCs w:val="20"/>
                <w:lang w:val="en-US"/>
              </w:rPr>
            </w:rPrChange>
          </w:rPr>
          <w:instrText>https://www.gilderlehrman.org/about/julian-h-robertson-jr</w:instrText>
        </w:r>
        <w:r>
          <w:rPr>
            <w:sz w:val="20"/>
            <w:szCs w:val="20"/>
            <w:lang w:val="en-US"/>
          </w:rPr>
          <w:instrText>"</w:instrText>
        </w:r>
        <w:r>
          <w:rPr>
            <w:sz w:val="20"/>
            <w:szCs w:val="20"/>
            <w:lang w:val="en-US"/>
          </w:rPr>
          <w:fldChar w:fldCharType="separate"/>
        </w:r>
        <w:r w:rsidRPr="00185D3B">
          <w:rPr>
            <w:rStyle w:val="Hyperlink"/>
            <w:sz w:val="20"/>
            <w:szCs w:val="20"/>
            <w:lang w:val="en-US"/>
          </w:rPr>
          <w:t>https://www.gilderlehrman.org/about/julian-h-robertson-jr</w:t>
        </w:r>
        <w:r>
          <w:rPr>
            <w:sz w:val="20"/>
            <w:szCs w:val="20"/>
            <w:lang w:val="en-US"/>
          </w:rPr>
          <w:fldChar w:fldCharType="end"/>
        </w:r>
        <w:r>
          <w:rPr>
            <w:sz w:val="20"/>
            <w:szCs w:val="20"/>
            <w:lang w:val="en-US"/>
          </w:rPr>
          <w:t xml:space="preserve"> </w:t>
        </w:r>
      </w:ins>
    </w:p>
    <w:p w14:paraId="4C6B8BC4" w14:textId="77777777" w:rsidR="00185D3B" w:rsidRPr="003200D9" w:rsidRDefault="00185D3B" w:rsidP="00131B68">
      <w:pPr>
        <w:tabs>
          <w:tab w:val="left" w:pos="426"/>
          <w:tab w:val="num" w:pos="1080"/>
        </w:tabs>
        <w:ind w:left="426" w:hanging="426"/>
        <w:rPr>
          <w:sz w:val="20"/>
          <w:szCs w:val="20"/>
          <w:lang w:val="en-US"/>
        </w:rPr>
      </w:pPr>
    </w:p>
    <w:p w14:paraId="4C6B87CB" w14:textId="25D540B5" w:rsidR="00131B68" w:rsidRPr="003200D9" w:rsidRDefault="00131B68" w:rsidP="00131B68">
      <w:pPr>
        <w:tabs>
          <w:tab w:val="left" w:pos="426"/>
          <w:tab w:val="num" w:pos="1080"/>
        </w:tabs>
        <w:ind w:left="426" w:hanging="426"/>
        <w:rPr>
          <w:sz w:val="20"/>
          <w:szCs w:val="20"/>
          <w:lang w:val="en-US"/>
        </w:rPr>
      </w:pPr>
      <w:del w:id="196" w:author="Nuraena Abad" w:date="2026-05-22T12:59:00Z" w16du:dateUtc="2026-05-22T02:59:00Z">
        <w:r w:rsidRPr="00185D3B" w:rsidDel="00185D3B">
          <w:rPr>
            <w:sz w:val="20"/>
            <w:szCs w:val="20"/>
            <w:lang w:val="en-US"/>
            <w:rPrChange w:id="197" w:author="Nuraena Abad" w:date="2026-05-22T12:58:00Z" w16du:dateUtc="2026-05-22T02:58:00Z">
              <w:rPr>
                <w:b/>
                <w:bCs/>
                <w:sz w:val="20"/>
                <w:szCs w:val="20"/>
                <w:lang w:val="en-US"/>
              </w:rPr>
            </w:rPrChange>
          </w:rPr>
          <w:delText>5</w:delText>
        </w:r>
      </w:del>
      <w:ins w:id="198" w:author="Nuraena Abad" w:date="2026-05-22T12:59:00Z" w16du:dateUtc="2026-05-22T02:59:00Z">
        <w:r w:rsidR="00185D3B">
          <w:rPr>
            <w:sz w:val="20"/>
            <w:szCs w:val="20"/>
            <w:lang w:val="en-US"/>
          </w:rPr>
          <w:t>6</w:t>
        </w:r>
      </w:ins>
      <w:r w:rsidRPr="00185D3B">
        <w:rPr>
          <w:sz w:val="20"/>
          <w:szCs w:val="20"/>
          <w:lang w:val="en-US"/>
          <w:rPrChange w:id="199" w:author="Nuraena Abad" w:date="2026-05-22T12:58:00Z" w16du:dateUtc="2026-05-22T02:58:00Z">
            <w:rPr>
              <w:b/>
              <w:bCs/>
              <w:sz w:val="20"/>
              <w:szCs w:val="20"/>
              <w:lang w:val="en-US"/>
            </w:rPr>
          </w:rPrChange>
        </w:rPr>
        <w:t>.</w:t>
      </w:r>
      <w:r>
        <w:rPr>
          <w:b/>
          <w:bCs/>
          <w:sz w:val="20"/>
          <w:szCs w:val="20"/>
          <w:lang w:val="en-US"/>
        </w:rPr>
        <w:tab/>
      </w:r>
      <w:r w:rsidRPr="003200D9">
        <w:rPr>
          <w:b/>
          <w:bCs/>
          <w:sz w:val="20"/>
          <w:szCs w:val="20"/>
          <w:lang w:val="en-US"/>
        </w:rPr>
        <w:t>“Julian Robertson</w:t>
      </w:r>
      <w:ins w:id="200" w:author="Nuraena Abad" w:date="2026-05-22T12:52:00Z" w16du:dateUtc="2026-05-22T02:52:00Z">
        <w:r w:rsidR="00DB470D">
          <w:rPr>
            <w:b/>
            <w:bCs/>
            <w:sz w:val="20"/>
            <w:szCs w:val="20"/>
            <w:lang w:val="en-US"/>
          </w:rPr>
          <w:t>”</w:t>
        </w:r>
      </w:ins>
      <w:r w:rsidRPr="003200D9">
        <w:rPr>
          <w:b/>
          <w:bCs/>
          <w:sz w:val="20"/>
          <w:szCs w:val="20"/>
          <w:lang w:val="en-US"/>
        </w:rPr>
        <w:t xml:space="preserve"> - Wikipedia</w:t>
      </w:r>
      <w:del w:id="201" w:author="Nuraena Abad" w:date="2026-05-22T12:52:00Z" w16du:dateUtc="2026-05-22T02:52:00Z">
        <w:r w:rsidRPr="003200D9" w:rsidDel="00DB470D">
          <w:rPr>
            <w:b/>
            <w:bCs/>
            <w:sz w:val="20"/>
            <w:szCs w:val="20"/>
            <w:lang w:val="en-US"/>
          </w:rPr>
          <w:delText>”</w:delText>
        </w:r>
      </w:del>
      <w:r w:rsidRPr="003200D9">
        <w:rPr>
          <w:sz w:val="20"/>
          <w:szCs w:val="20"/>
          <w:lang w:val="en-US"/>
        </w:rPr>
        <w:t xml:space="preserve"> — </w:t>
      </w:r>
      <w:hyperlink r:id="rId18" w:history="1">
        <w:r w:rsidRPr="003200D9">
          <w:rPr>
            <w:rStyle w:val="Hyperlink"/>
            <w:sz w:val="20"/>
            <w:szCs w:val="20"/>
            <w:lang w:val="en-US"/>
          </w:rPr>
          <w:t>https://en.wikipedia.org/wiki/Julian_Robertson</w:t>
        </w:r>
      </w:hyperlink>
      <w:r w:rsidRPr="003200D9">
        <w:rPr>
          <w:sz w:val="20"/>
          <w:szCs w:val="20"/>
          <w:lang w:val="en-US"/>
        </w:rPr>
        <w:t xml:space="preserve"> (Accessed </w:t>
      </w:r>
      <w:del w:id="202" w:author="Nuraena Abad" w:date="2026-05-22T12:53:00Z" w16du:dateUtc="2026-05-22T02:53:00Z">
        <w:r w:rsidRPr="003200D9" w:rsidDel="00DB470D">
          <w:rPr>
            <w:sz w:val="20"/>
            <w:szCs w:val="20"/>
            <w:lang w:val="en-US"/>
          </w:rPr>
          <w:delText>August 12, 2025</w:delText>
        </w:r>
      </w:del>
      <w:ins w:id="203" w:author="Nuraena Abad" w:date="2026-05-22T12:53:00Z" w16du:dateUtc="2026-05-22T02:53:00Z">
        <w:r w:rsidR="00DB470D">
          <w:rPr>
            <w:sz w:val="20"/>
            <w:szCs w:val="20"/>
            <w:lang w:val="en-US"/>
          </w:rPr>
          <w:t>22 May 2026</w:t>
        </w:r>
      </w:ins>
      <w:r w:rsidRPr="003200D9">
        <w:rPr>
          <w:sz w:val="20"/>
          <w:szCs w:val="20"/>
          <w:lang w:val="en-US"/>
        </w:rPr>
        <w:t>)</w:t>
      </w:r>
    </w:p>
    <w:p w14:paraId="5065D00D" w14:textId="77777777" w:rsidR="00131B68" w:rsidRDefault="00131B68" w:rsidP="004A32F3">
      <w:pPr>
        <w:rPr>
          <w:ins w:id="204" w:author="Nuraena Abad" w:date="2026-05-22T12:52:00Z" w16du:dateUtc="2026-05-22T02:52:00Z"/>
          <w:sz w:val="20"/>
          <w:szCs w:val="20"/>
        </w:rPr>
      </w:pPr>
    </w:p>
    <w:p w14:paraId="29418D54" w14:textId="45AF7CA3" w:rsidR="00DB470D" w:rsidRDefault="00185D3B" w:rsidP="00DB470D">
      <w:pPr>
        <w:tabs>
          <w:tab w:val="left" w:pos="426"/>
        </w:tabs>
        <w:ind w:left="426" w:hanging="426"/>
        <w:rPr>
          <w:sz w:val="20"/>
          <w:szCs w:val="20"/>
        </w:rPr>
        <w:pPrChange w:id="205" w:author="Nuraena Abad" w:date="2026-05-22T12:53:00Z" w16du:dateUtc="2026-05-22T02:53:00Z">
          <w:pPr/>
        </w:pPrChange>
      </w:pPr>
      <w:ins w:id="206" w:author="Nuraena Abad" w:date="2026-05-22T12:59:00Z" w16du:dateUtc="2026-05-22T02:59:00Z">
        <w:r>
          <w:rPr>
            <w:sz w:val="20"/>
            <w:szCs w:val="20"/>
          </w:rPr>
          <w:t>7</w:t>
        </w:r>
      </w:ins>
      <w:ins w:id="207" w:author="Nuraena Abad" w:date="2026-05-22T12:52:00Z" w16du:dateUtc="2026-05-22T02:52:00Z">
        <w:r w:rsidR="00DB470D">
          <w:rPr>
            <w:sz w:val="20"/>
            <w:szCs w:val="20"/>
          </w:rPr>
          <w:t>.</w:t>
        </w:r>
        <w:r w:rsidR="00DB470D">
          <w:rPr>
            <w:sz w:val="20"/>
            <w:szCs w:val="20"/>
          </w:rPr>
          <w:tab/>
          <w:t>“</w:t>
        </w:r>
        <w:r w:rsidR="00DB470D" w:rsidRPr="00DB470D">
          <w:rPr>
            <w:b/>
            <w:bCs/>
            <w:sz w:val="20"/>
            <w:szCs w:val="20"/>
            <w:rPrChange w:id="208" w:author="Nuraena Abad" w:date="2026-05-22T12:53:00Z" w16du:dateUtc="2026-05-22T02:53:00Z">
              <w:rPr>
                <w:sz w:val="20"/>
                <w:szCs w:val="20"/>
              </w:rPr>
            </w:rPrChange>
          </w:rPr>
          <w:t>Julian Robertson: Iconic Investor and Father of Hedge Funds</w:t>
        </w:r>
      </w:ins>
      <w:ins w:id="209" w:author="Nuraena Abad" w:date="2026-05-22T12:53:00Z" w16du:dateUtc="2026-05-22T02:53:00Z">
        <w:r w:rsidR="00DB470D">
          <w:rPr>
            <w:sz w:val="20"/>
            <w:szCs w:val="20"/>
          </w:rPr>
          <w:t xml:space="preserve">” – Investopedia </w:t>
        </w:r>
        <w:r w:rsidR="00DB470D">
          <w:rPr>
            <w:sz w:val="20"/>
            <w:szCs w:val="20"/>
          </w:rPr>
          <w:fldChar w:fldCharType="begin"/>
        </w:r>
        <w:r w:rsidR="00DB470D">
          <w:rPr>
            <w:sz w:val="20"/>
            <w:szCs w:val="20"/>
          </w:rPr>
          <w:instrText>HYPERLINK "</w:instrText>
        </w:r>
      </w:ins>
      <w:ins w:id="210" w:author="Nuraena Abad" w:date="2026-05-22T12:52:00Z" w16du:dateUtc="2026-05-22T02:52:00Z">
        <w:r w:rsidR="00DB470D" w:rsidRPr="00DB470D">
          <w:rPr>
            <w:sz w:val="20"/>
            <w:szCs w:val="20"/>
          </w:rPr>
          <w:instrText>https://www.investopedia.com/terms/j/julian-robertson.asp</w:instrText>
        </w:r>
      </w:ins>
      <w:ins w:id="211" w:author="Nuraena Abad" w:date="2026-05-22T12:53:00Z" w16du:dateUtc="2026-05-22T02:53:00Z">
        <w:r w:rsidR="00DB470D">
          <w:rPr>
            <w:sz w:val="20"/>
            <w:szCs w:val="20"/>
          </w:rPr>
          <w:instrText>"</w:instrText>
        </w:r>
        <w:r w:rsidR="00DB470D">
          <w:rPr>
            <w:sz w:val="20"/>
            <w:szCs w:val="20"/>
          </w:rPr>
          <w:fldChar w:fldCharType="separate"/>
        </w:r>
      </w:ins>
      <w:ins w:id="212" w:author="Nuraena Abad" w:date="2026-05-22T12:52:00Z" w16du:dateUtc="2026-05-22T02:52:00Z">
        <w:r w:rsidR="00DB470D" w:rsidRPr="009468C0">
          <w:rPr>
            <w:rStyle w:val="Hyperlink"/>
            <w:sz w:val="20"/>
            <w:szCs w:val="20"/>
          </w:rPr>
          <w:t>https://www.investopedia.com/terms/j/julian-robertson.asp</w:t>
        </w:r>
      </w:ins>
      <w:ins w:id="213" w:author="Nuraena Abad" w:date="2026-05-22T12:53:00Z" w16du:dateUtc="2026-05-22T02:53:00Z">
        <w:r w:rsidR="00DB470D">
          <w:rPr>
            <w:sz w:val="20"/>
            <w:szCs w:val="20"/>
          </w:rPr>
          <w:fldChar w:fldCharType="end"/>
        </w:r>
        <w:r w:rsidR="00DB470D">
          <w:rPr>
            <w:sz w:val="20"/>
            <w:szCs w:val="20"/>
          </w:rPr>
          <w:t xml:space="preserve"> (accessed 22 May 2026)</w:t>
        </w:r>
      </w:ins>
    </w:p>
    <w:p w14:paraId="1FB4AAAC" w14:textId="77777777" w:rsidR="00131B68" w:rsidRDefault="00131B68" w:rsidP="004A32F3">
      <w:pPr>
        <w:rPr>
          <w:ins w:id="214" w:author="Nuraena Abad" w:date="2026-05-22T12:54:00Z" w16du:dateUtc="2026-05-22T02:54:00Z"/>
          <w:sz w:val="20"/>
          <w:szCs w:val="20"/>
        </w:rPr>
      </w:pPr>
    </w:p>
    <w:p w14:paraId="45EDD1B9" w14:textId="77777777" w:rsidR="00DB470D" w:rsidRDefault="00DB470D" w:rsidP="004A32F3">
      <w:pPr>
        <w:rPr>
          <w:sz w:val="20"/>
          <w:szCs w:val="20"/>
        </w:rPr>
      </w:pPr>
    </w:p>
    <w:p w14:paraId="3CDF452A" w14:textId="77777777" w:rsidR="001C3D73" w:rsidRPr="001C3D73" w:rsidRDefault="001C3D73" w:rsidP="001C3D73">
      <w:pPr>
        <w:rPr>
          <w:sz w:val="20"/>
          <w:szCs w:val="20"/>
        </w:rPr>
      </w:pPr>
      <w:r w:rsidRPr="001C3D73">
        <w:rPr>
          <w:sz w:val="20"/>
          <w:szCs w:val="20"/>
        </w:rPr>
        <w:t>Written by: Maverick Bajenting, Editor</w:t>
      </w:r>
    </w:p>
    <w:p w14:paraId="400D0544" w14:textId="76FA016A" w:rsidR="001C3D73" w:rsidRPr="004A32F3" w:rsidRDefault="001C3D73" w:rsidP="001C3D73">
      <w:pPr>
        <w:rPr>
          <w:sz w:val="20"/>
          <w:szCs w:val="20"/>
        </w:rPr>
      </w:pPr>
      <w:r w:rsidRPr="001C3D73">
        <w:rPr>
          <w:sz w:val="20"/>
          <w:szCs w:val="20"/>
        </w:rPr>
        <w:t xml:space="preserve">Last updated: </w:t>
      </w:r>
      <w:r w:rsidR="00715739">
        <w:rPr>
          <w:sz w:val="20"/>
          <w:szCs w:val="20"/>
        </w:rPr>
        <w:fldChar w:fldCharType="begin"/>
      </w:r>
      <w:r w:rsidR="00715739">
        <w:rPr>
          <w:sz w:val="20"/>
          <w:szCs w:val="20"/>
        </w:rPr>
        <w:instrText xml:space="preserve"> DATE \@ "d MMMM yyyy" </w:instrText>
      </w:r>
      <w:r w:rsidR="00715739">
        <w:rPr>
          <w:sz w:val="20"/>
          <w:szCs w:val="20"/>
        </w:rPr>
        <w:fldChar w:fldCharType="separate"/>
      </w:r>
      <w:r w:rsidR="00375CFB">
        <w:rPr>
          <w:noProof/>
          <w:sz w:val="20"/>
          <w:szCs w:val="20"/>
        </w:rPr>
        <w:t>22 May 2026</w:t>
      </w:r>
      <w:r w:rsidR="00715739">
        <w:rPr>
          <w:sz w:val="20"/>
          <w:szCs w:val="20"/>
        </w:rPr>
        <w:fldChar w:fldCharType="end"/>
      </w:r>
    </w:p>
    <w:sectPr w:rsidR="001C3D73"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0036" w14:textId="77777777" w:rsidR="00723EF0" w:rsidRDefault="00723EF0" w:rsidP="00A457C7">
      <w:r>
        <w:separator/>
      </w:r>
    </w:p>
  </w:endnote>
  <w:endnote w:type="continuationSeparator" w:id="0">
    <w:p w14:paraId="58ED4687" w14:textId="77777777" w:rsidR="00723EF0" w:rsidRDefault="00723EF0"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A834" w14:textId="77777777" w:rsidR="00723EF0" w:rsidRDefault="00723EF0" w:rsidP="00A457C7">
      <w:r>
        <w:separator/>
      </w:r>
    </w:p>
  </w:footnote>
  <w:footnote w:type="continuationSeparator" w:id="0">
    <w:p w14:paraId="4800358C" w14:textId="77777777" w:rsidR="00723EF0" w:rsidRDefault="00723EF0"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18D5"/>
    <w:multiLevelType w:val="multilevel"/>
    <w:tmpl w:val="B904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2540C"/>
    <w:multiLevelType w:val="multilevel"/>
    <w:tmpl w:val="52F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4" w15:restartNumberingAfterBreak="0">
    <w:nsid w:val="4EC23DD0"/>
    <w:multiLevelType w:val="multilevel"/>
    <w:tmpl w:val="32BC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D5451"/>
    <w:multiLevelType w:val="multilevel"/>
    <w:tmpl w:val="EC92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2"/>
  </w:num>
  <w:num w:numId="2" w16cid:durableId="1753625819">
    <w:abstractNumId w:val="6"/>
  </w:num>
  <w:num w:numId="3" w16cid:durableId="1154177569">
    <w:abstractNumId w:val="5"/>
  </w:num>
  <w:num w:numId="4" w16cid:durableId="980771471">
    <w:abstractNumId w:val="0"/>
  </w:num>
  <w:num w:numId="5" w16cid:durableId="1518275795">
    <w:abstractNumId w:val="1"/>
  </w:num>
  <w:num w:numId="6" w16cid:durableId="589899432">
    <w:abstractNumId w:val="4"/>
  </w:num>
  <w:num w:numId="7" w16cid:durableId="195581809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raena Abad">
    <w15:presenceInfo w15:providerId="AD" w15:userId="S::nuraena.abad@forestlakelodge.com.au::5053eec6-c267-4cf6-9e8d-d897c08964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574E3"/>
    <w:rsid w:val="00083011"/>
    <w:rsid w:val="000915A9"/>
    <w:rsid w:val="000931DD"/>
    <w:rsid w:val="00096E6A"/>
    <w:rsid w:val="000A345E"/>
    <w:rsid w:val="000A4843"/>
    <w:rsid w:val="000C00C8"/>
    <w:rsid w:val="000C08D2"/>
    <w:rsid w:val="000C4E53"/>
    <w:rsid w:val="000D0BCE"/>
    <w:rsid w:val="000F32B3"/>
    <w:rsid w:val="00100534"/>
    <w:rsid w:val="00110CCC"/>
    <w:rsid w:val="00114471"/>
    <w:rsid w:val="00130275"/>
    <w:rsid w:val="00131B68"/>
    <w:rsid w:val="00133BB2"/>
    <w:rsid w:val="00135786"/>
    <w:rsid w:val="00145B9E"/>
    <w:rsid w:val="001629E0"/>
    <w:rsid w:val="00167ABD"/>
    <w:rsid w:val="00185D3B"/>
    <w:rsid w:val="00192D5B"/>
    <w:rsid w:val="001A2469"/>
    <w:rsid w:val="001A60D0"/>
    <w:rsid w:val="001A7FF0"/>
    <w:rsid w:val="001B2488"/>
    <w:rsid w:val="001B49C9"/>
    <w:rsid w:val="001C3D73"/>
    <w:rsid w:val="001C4CEE"/>
    <w:rsid w:val="001C5D2C"/>
    <w:rsid w:val="001D1937"/>
    <w:rsid w:val="001D5D8B"/>
    <w:rsid w:val="00201B85"/>
    <w:rsid w:val="002224FB"/>
    <w:rsid w:val="00222B76"/>
    <w:rsid w:val="00234107"/>
    <w:rsid w:val="00240392"/>
    <w:rsid w:val="00244FA5"/>
    <w:rsid w:val="002540F8"/>
    <w:rsid w:val="00254219"/>
    <w:rsid w:val="002755B1"/>
    <w:rsid w:val="00284D06"/>
    <w:rsid w:val="00291034"/>
    <w:rsid w:val="002A1C33"/>
    <w:rsid w:val="002B2AFC"/>
    <w:rsid w:val="002B3B65"/>
    <w:rsid w:val="002C685C"/>
    <w:rsid w:val="002E4FC1"/>
    <w:rsid w:val="0031171A"/>
    <w:rsid w:val="003200D9"/>
    <w:rsid w:val="003206CD"/>
    <w:rsid w:val="00324188"/>
    <w:rsid w:val="00370515"/>
    <w:rsid w:val="00372748"/>
    <w:rsid w:val="00375CFB"/>
    <w:rsid w:val="003761CB"/>
    <w:rsid w:val="0038252E"/>
    <w:rsid w:val="0038336C"/>
    <w:rsid w:val="00386042"/>
    <w:rsid w:val="00387CAB"/>
    <w:rsid w:val="003B09D8"/>
    <w:rsid w:val="003E3819"/>
    <w:rsid w:val="003E38D8"/>
    <w:rsid w:val="003F1A9B"/>
    <w:rsid w:val="00406691"/>
    <w:rsid w:val="004329D0"/>
    <w:rsid w:val="0043508B"/>
    <w:rsid w:val="004354FE"/>
    <w:rsid w:val="00447A8A"/>
    <w:rsid w:val="00453C87"/>
    <w:rsid w:val="0045447D"/>
    <w:rsid w:val="00461642"/>
    <w:rsid w:val="00463FD0"/>
    <w:rsid w:val="004818E9"/>
    <w:rsid w:val="00481AC8"/>
    <w:rsid w:val="00483963"/>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30C61"/>
    <w:rsid w:val="00543062"/>
    <w:rsid w:val="00566EE8"/>
    <w:rsid w:val="005748EE"/>
    <w:rsid w:val="00581CAD"/>
    <w:rsid w:val="00593CFF"/>
    <w:rsid w:val="005A1234"/>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92473"/>
    <w:rsid w:val="006A24AB"/>
    <w:rsid w:val="006A5483"/>
    <w:rsid w:val="006C0189"/>
    <w:rsid w:val="006D4D7C"/>
    <w:rsid w:val="006E359A"/>
    <w:rsid w:val="006F2209"/>
    <w:rsid w:val="00705110"/>
    <w:rsid w:val="007103B3"/>
    <w:rsid w:val="00715739"/>
    <w:rsid w:val="00723EF0"/>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2241"/>
    <w:rsid w:val="007A67B0"/>
    <w:rsid w:val="007C12FD"/>
    <w:rsid w:val="007C269C"/>
    <w:rsid w:val="007D25ED"/>
    <w:rsid w:val="007D6715"/>
    <w:rsid w:val="007F3DA3"/>
    <w:rsid w:val="007F6BF3"/>
    <w:rsid w:val="00803A4A"/>
    <w:rsid w:val="00806B1D"/>
    <w:rsid w:val="0083238C"/>
    <w:rsid w:val="008431A5"/>
    <w:rsid w:val="008503C8"/>
    <w:rsid w:val="008568D8"/>
    <w:rsid w:val="0086025A"/>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13D9"/>
    <w:rsid w:val="0095792F"/>
    <w:rsid w:val="00963365"/>
    <w:rsid w:val="0096469A"/>
    <w:rsid w:val="00965386"/>
    <w:rsid w:val="00973F81"/>
    <w:rsid w:val="00976D7C"/>
    <w:rsid w:val="00986AA3"/>
    <w:rsid w:val="00990762"/>
    <w:rsid w:val="00997501"/>
    <w:rsid w:val="009A02D4"/>
    <w:rsid w:val="009A4332"/>
    <w:rsid w:val="009A78A4"/>
    <w:rsid w:val="009C0F82"/>
    <w:rsid w:val="009D2848"/>
    <w:rsid w:val="009D286E"/>
    <w:rsid w:val="009E07A5"/>
    <w:rsid w:val="009E15F5"/>
    <w:rsid w:val="009E4EB0"/>
    <w:rsid w:val="009F2EAB"/>
    <w:rsid w:val="00A17EB0"/>
    <w:rsid w:val="00A21DBC"/>
    <w:rsid w:val="00A36221"/>
    <w:rsid w:val="00A41A35"/>
    <w:rsid w:val="00A42185"/>
    <w:rsid w:val="00A457C7"/>
    <w:rsid w:val="00A53393"/>
    <w:rsid w:val="00A549B2"/>
    <w:rsid w:val="00A54DAB"/>
    <w:rsid w:val="00A55EA7"/>
    <w:rsid w:val="00A66A56"/>
    <w:rsid w:val="00A67237"/>
    <w:rsid w:val="00A76027"/>
    <w:rsid w:val="00A857CD"/>
    <w:rsid w:val="00A960CC"/>
    <w:rsid w:val="00AA0415"/>
    <w:rsid w:val="00AB13FA"/>
    <w:rsid w:val="00AB4566"/>
    <w:rsid w:val="00AC15BF"/>
    <w:rsid w:val="00AD6F28"/>
    <w:rsid w:val="00AE3506"/>
    <w:rsid w:val="00B04E1D"/>
    <w:rsid w:val="00B10624"/>
    <w:rsid w:val="00B21E82"/>
    <w:rsid w:val="00B22A14"/>
    <w:rsid w:val="00B2597B"/>
    <w:rsid w:val="00B33E1C"/>
    <w:rsid w:val="00B35D2C"/>
    <w:rsid w:val="00B365CE"/>
    <w:rsid w:val="00B37C30"/>
    <w:rsid w:val="00B74245"/>
    <w:rsid w:val="00B74B0D"/>
    <w:rsid w:val="00BA1C71"/>
    <w:rsid w:val="00BA208E"/>
    <w:rsid w:val="00BA4CF0"/>
    <w:rsid w:val="00BA5874"/>
    <w:rsid w:val="00BB4DDD"/>
    <w:rsid w:val="00BC131B"/>
    <w:rsid w:val="00BC4381"/>
    <w:rsid w:val="00BE0E75"/>
    <w:rsid w:val="00BE232B"/>
    <w:rsid w:val="00BE31E8"/>
    <w:rsid w:val="00BF4CC7"/>
    <w:rsid w:val="00C0095E"/>
    <w:rsid w:val="00C16983"/>
    <w:rsid w:val="00C23D49"/>
    <w:rsid w:val="00C34586"/>
    <w:rsid w:val="00C37AD7"/>
    <w:rsid w:val="00C47E54"/>
    <w:rsid w:val="00C545EA"/>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46ADF"/>
    <w:rsid w:val="00D614F4"/>
    <w:rsid w:val="00D74FCD"/>
    <w:rsid w:val="00D76E94"/>
    <w:rsid w:val="00D775E9"/>
    <w:rsid w:val="00D77A0C"/>
    <w:rsid w:val="00D80A02"/>
    <w:rsid w:val="00D817EF"/>
    <w:rsid w:val="00D85829"/>
    <w:rsid w:val="00D96F78"/>
    <w:rsid w:val="00DA139C"/>
    <w:rsid w:val="00DA51C3"/>
    <w:rsid w:val="00DB470D"/>
    <w:rsid w:val="00DC6092"/>
    <w:rsid w:val="00DE5992"/>
    <w:rsid w:val="00E05F5E"/>
    <w:rsid w:val="00E076AD"/>
    <w:rsid w:val="00E11C0F"/>
    <w:rsid w:val="00E11E05"/>
    <w:rsid w:val="00E26FFF"/>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967"/>
    <w:rsid w:val="00F96DB5"/>
    <w:rsid w:val="00FA4EA5"/>
    <w:rsid w:val="00FB296F"/>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057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ainyquote.com/authors/julian-robertson-quotes" TargetMode="External"/><Relationship Id="rId13" Type="http://schemas.openxmlformats.org/officeDocument/2006/relationships/hyperlink" Target="https://quoteswell.com/julian-robertson-quotes/" TargetMode="External"/><Relationship Id="rId18" Type="http://schemas.openxmlformats.org/officeDocument/2006/relationships/hyperlink" Target="https://en.wikipedia.org/wiki/Julian_Roberts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zquotes.com/author/44229-Julian_Robertson" TargetMode="External"/><Relationship Id="rId12" Type="http://schemas.openxmlformats.org/officeDocument/2006/relationships/hyperlink" Target="https://quoteswell.com/julian-robertson-quotes/" TargetMode="External"/><Relationship Id="rId17" Type="http://schemas.openxmlformats.org/officeDocument/2006/relationships/hyperlink" Target="https://fineartconnoisseur.com/2025/02/never-before-seen-modern-masterpieces-from-the-robertson-art-collection/" TargetMode="External"/><Relationship Id="rId2" Type="http://schemas.openxmlformats.org/officeDocument/2006/relationships/styles" Target="styles.xml"/><Relationship Id="rId16" Type="http://schemas.openxmlformats.org/officeDocument/2006/relationships/hyperlink" Target="https://www.waterworks.org/see-never-before-seen"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uoteswell.com/julian-robertson-quotes/" TargetMode="External"/><Relationship Id="rId5" Type="http://schemas.openxmlformats.org/officeDocument/2006/relationships/footnotes" Target="footnotes.xml"/><Relationship Id="rId15" Type="http://schemas.openxmlformats.org/officeDocument/2006/relationships/hyperlink" Target="https://www.aucklandartgallery.com/page/julian-and-josie-robertson-collection" TargetMode="External"/><Relationship Id="rId10" Type="http://schemas.openxmlformats.org/officeDocument/2006/relationships/hyperlink" Target="https://www.brainyquote.com/authors/julian-robertson-quot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ainyquote.com/authors/julian-robertson-quotes" TargetMode="External"/><Relationship Id="rId14" Type="http://schemas.openxmlformats.org/officeDocument/2006/relationships/hyperlink" Target="https://www.robertsonfound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6209</Words>
  <Characters>35394</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29</cp:revision>
  <dcterms:created xsi:type="dcterms:W3CDTF">2026-05-22T02:40:00Z</dcterms:created>
  <dcterms:modified xsi:type="dcterms:W3CDTF">2026-05-22T03:49:00Z</dcterms:modified>
</cp:coreProperties>
</file>